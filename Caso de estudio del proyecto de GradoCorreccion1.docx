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9AA" w:rsidRPr="001A5075" w:rsidRDefault="007629AA" w:rsidP="001A6025">
      <w:pPr>
        <w:pStyle w:val="Ttulo1"/>
        <w:numPr>
          <w:ilvl w:val="0"/>
          <w:numId w:val="42"/>
        </w:numPr>
        <w:rPr>
          <w:lang w:eastAsia="es-ES"/>
        </w:rPr>
      </w:pPr>
      <w:r w:rsidRPr="001A5075">
        <w:rPr>
          <w:lang w:eastAsia="es-ES"/>
        </w:rPr>
        <w:t>Caso de estudio del proyecto de Grado</w:t>
      </w:r>
    </w:p>
    <w:p w:rsidR="007629AA" w:rsidRPr="001A5075" w:rsidRDefault="007629AA" w:rsidP="00024005">
      <w:pPr>
        <w:jc w:val="both"/>
        <w:rPr>
          <w:lang w:eastAsia="es-ES"/>
        </w:rPr>
      </w:pPr>
    </w:p>
    <w:p w:rsidR="00306BC8" w:rsidRDefault="007629AA" w:rsidP="00024005">
      <w:pPr>
        <w:jc w:val="both"/>
        <w:rPr>
          <w:ins w:id="0" w:author="Ana Maria Zuñiga V" w:date="2014-08-26T23:57:00Z"/>
          <w:lang w:eastAsia="es-ES"/>
        </w:rPr>
      </w:pPr>
      <w:r w:rsidRPr="001A5075">
        <w:rPr>
          <w:lang w:eastAsia="es-ES"/>
        </w:rPr>
        <w:t xml:space="preserve">El sistema </w:t>
      </w:r>
      <w:r w:rsidR="00E10BEB" w:rsidRPr="001A5075">
        <w:rPr>
          <w:lang w:eastAsia="es-ES"/>
        </w:rPr>
        <w:t>de parqueo de la Pontifica Universidad Javeriana Cali</w:t>
      </w:r>
      <w:ins w:id="1" w:author="Ana Maria Zuñiga V" w:date="2014-08-27T00:11:00Z">
        <w:r w:rsidR="00E13300">
          <w:rPr>
            <w:lang w:eastAsia="es-ES"/>
          </w:rPr>
          <w:t xml:space="preserve"> (PUJC)</w:t>
        </w:r>
      </w:ins>
      <w:r w:rsidR="00E10BEB" w:rsidRPr="001A5075">
        <w:rPr>
          <w:lang w:eastAsia="es-ES"/>
        </w:rPr>
        <w:t xml:space="preserve"> </w:t>
      </w:r>
      <w:r w:rsidRPr="001A5075">
        <w:rPr>
          <w:lang w:eastAsia="es-ES"/>
        </w:rPr>
        <w:t xml:space="preserve">ha sido </w:t>
      </w:r>
      <w:del w:id="2" w:author="Ana Maria Zuñiga V" w:date="2014-08-26T23:35:00Z">
        <w:r w:rsidRPr="001A5075" w:rsidDel="00A5350B">
          <w:rPr>
            <w:lang w:eastAsia="es-ES"/>
          </w:rPr>
          <w:delText>elegi</w:delText>
        </w:r>
        <w:r w:rsidR="00E10BEB" w:rsidRPr="001A5075" w:rsidDel="00A5350B">
          <w:rPr>
            <w:lang w:eastAsia="es-ES"/>
          </w:rPr>
          <w:delText>do</w:delText>
        </w:r>
        <w:r w:rsidR="00883369" w:rsidRPr="001A5075" w:rsidDel="00A5350B">
          <w:rPr>
            <w:lang w:eastAsia="es-ES"/>
          </w:rPr>
          <w:delText xml:space="preserve"> </w:delText>
        </w:r>
      </w:del>
      <w:ins w:id="3" w:author="Ana Maria Zuñiga V" w:date="2014-08-26T23:35:00Z">
        <w:r w:rsidR="00A5350B">
          <w:rPr>
            <w:lang w:eastAsia="es-ES"/>
          </w:rPr>
          <w:t>seleccionado</w:t>
        </w:r>
        <w:r w:rsidR="00A5350B" w:rsidRPr="001A5075">
          <w:rPr>
            <w:lang w:eastAsia="es-ES"/>
          </w:rPr>
          <w:t xml:space="preserve"> </w:t>
        </w:r>
      </w:ins>
      <w:r w:rsidR="00883369" w:rsidRPr="001A5075">
        <w:rPr>
          <w:lang w:eastAsia="es-ES"/>
        </w:rPr>
        <w:t>como</w:t>
      </w:r>
      <w:del w:id="4" w:author="Ana Maria Zuñiga V" w:date="2014-08-26T23:39:00Z">
        <w:r w:rsidR="00883369" w:rsidRPr="001A5075" w:rsidDel="00B9099B">
          <w:rPr>
            <w:lang w:eastAsia="es-ES"/>
          </w:rPr>
          <w:delText xml:space="preserve"> </w:delText>
        </w:r>
      </w:del>
      <w:ins w:id="5" w:author="Ana Maria Zuñiga V" w:date="2014-08-26T23:40:00Z">
        <w:r w:rsidR="00B9099B">
          <w:rPr>
            <w:lang w:eastAsia="es-ES"/>
          </w:rPr>
          <w:t xml:space="preserve"> </w:t>
        </w:r>
      </w:ins>
      <w:ins w:id="6" w:author="Ana Maria Zuñiga V" w:date="2014-08-26T23:47:00Z">
        <w:r w:rsidR="0043390C">
          <w:rPr>
            <w:lang w:eastAsia="es-ES"/>
          </w:rPr>
          <w:t xml:space="preserve">el </w:t>
        </w:r>
      </w:ins>
      <w:r w:rsidR="00883369" w:rsidRPr="001A5075">
        <w:rPr>
          <w:lang w:eastAsia="es-ES"/>
        </w:rPr>
        <w:t>caso de estudio</w:t>
      </w:r>
      <w:r w:rsidR="00E10BEB" w:rsidRPr="001A5075">
        <w:rPr>
          <w:lang w:eastAsia="es-ES"/>
        </w:rPr>
        <w:t xml:space="preserve"> para </w:t>
      </w:r>
      <w:del w:id="7" w:author="Ana Maria Zuñiga V" w:date="2014-08-27T00:08:00Z">
        <w:r w:rsidR="00E10BEB" w:rsidRPr="001A5075" w:rsidDel="00E13300">
          <w:rPr>
            <w:lang w:eastAsia="es-ES"/>
          </w:rPr>
          <w:delText xml:space="preserve">emplear </w:delText>
        </w:r>
      </w:del>
      <w:ins w:id="8" w:author="Ana Maria Zuñiga V" w:date="2014-08-27T00:08:00Z">
        <w:r w:rsidR="00E13300">
          <w:rPr>
            <w:lang w:eastAsia="es-ES"/>
          </w:rPr>
          <w:t>realizar</w:t>
        </w:r>
        <w:r w:rsidR="00E13300" w:rsidRPr="001A5075">
          <w:rPr>
            <w:lang w:eastAsia="es-ES"/>
          </w:rPr>
          <w:t xml:space="preserve"> </w:t>
        </w:r>
      </w:ins>
      <w:r w:rsidR="00E10BEB" w:rsidRPr="001A5075">
        <w:rPr>
          <w:lang w:eastAsia="es-ES"/>
        </w:rPr>
        <w:t xml:space="preserve">en conjunto las </w:t>
      </w:r>
      <w:r w:rsidRPr="001A5075">
        <w:rPr>
          <w:lang w:eastAsia="es-ES"/>
        </w:rPr>
        <w:t>verificaciones formales y pruebas</w:t>
      </w:r>
      <w:ins w:id="9" w:author="Ana Maria Zuñiga V" w:date="2014-08-26T23:50:00Z">
        <w:r w:rsidR="00572F62">
          <w:rPr>
            <w:lang w:eastAsia="es-ES"/>
          </w:rPr>
          <w:t xml:space="preserve"> planteadas en el presente Trabajo de Grado</w:t>
        </w:r>
      </w:ins>
      <w:r w:rsidRPr="001A5075">
        <w:rPr>
          <w:lang w:eastAsia="es-ES"/>
        </w:rPr>
        <w:t>, con el fin de valorar y minimizar los errores en el diseño</w:t>
      </w:r>
      <w:r w:rsidR="00E10BEB" w:rsidRPr="001A5075">
        <w:rPr>
          <w:lang w:eastAsia="es-ES"/>
        </w:rPr>
        <w:t xml:space="preserve"> de un sistema distribuido.</w:t>
      </w:r>
      <w:r w:rsidRPr="001A5075">
        <w:rPr>
          <w:lang w:eastAsia="es-ES"/>
        </w:rPr>
        <w:t xml:space="preserve"> </w:t>
      </w:r>
    </w:p>
    <w:p w:rsidR="00D34778" w:rsidRPr="001A5075" w:rsidRDefault="007629AA" w:rsidP="00024005">
      <w:pPr>
        <w:jc w:val="both"/>
      </w:pPr>
      <w:r w:rsidRPr="001A5075">
        <w:rPr>
          <w:lang w:eastAsia="es-ES"/>
        </w:rPr>
        <w:t xml:space="preserve">La figura </w:t>
      </w:r>
      <w:r w:rsidRPr="001A5075">
        <w:fldChar w:fldCharType="begin"/>
      </w:r>
      <w:r w:rsidRPr="001A5075">
        <w:instrText xml:space="preserve"> SEQ Figura \* ARABIC </w:instrText>
      </w:r>
      <w:r w:rsidRPr="001A5075">
        <w:fldChar w:fldCharType="separate"/>
      </w:r>
      <w:r w:rsidR="00024005" w:rsidRPr="001A5075">
        <w:t>1</w:t>
      </w:r>
      <w:r w:rsidRPr="001A5075">
        <w:fldChar w:fldCharType="end"/>
      </w:r>
      <w:r w:rsidRPr="001A5075">
        <w:t xml:space="preserve"> muestra el sistema de </w:t>
      </w:r>
      <w:r w:rsidR="00E10BEB" w:rsidRPr="001A5075">
        <w:t>parqueo de vehículos</w:t>
      </w:r>
      <w:r w:rsidRPr="001A5075">
        <w:t xml:space="preserve"> </w:t>
      </w:r>
      <w:r w:rsidR="00024005" w:rsidRPr="001A5075">
        <w:t>de la</w:t>
      </w:r>
      <w:r w:rsidRPr="001A5075">
        <w:t xml:space="preserve"> </w:t>
      </w:r>
      <w:del w:id="10" w:author="Ana Maria Zuñiga V" w:date="2014-08-27T00:11:00Z">
        <w:r w:rsidRPr="001A5075" w:rsidDel="00E13300">
          <w:delText xml:space="preserve">Pontificia Universidad Javeriana </w:delText>
        </w:r>
      </w:del>
      <w:del w:id="11" w:author="Ana Maria Zuñiga V" w:date="2014-08-27T00:12:00Z">
        <w:r w:rsidRPr="001A5075" w:rsidDel="00E13300">
          <w:delText xml:space="preserve">Cali, </w:delText>
        </w:r>
      </w:del>
      <w:r w:rsidR="00F868C0" w:rsidRPr="001A5075">
        <w:t xml:space="preserve">PUJC, </w:t>
      </w:r>
      <w:ins w:id="12" w:author="Ana Maria Zuñiga V" w:date="2014-08-27T00:21:00Z">
        <w:r w:rsidR="00465F97">
          <w:t>el cua</w:t>
        </w:r>
      </w:ins>
      <w:ins w:id="13" w:author="Ana Maria Zuñiga V" w:date="2014-08-27T00:22:00Z">
        <w:r w:rsidR="00465F97">
          <w:t xml:space="preserve">l </w:t>
        </w:r>
      </w:ins>
      <w:del w:id="14" w:author="Ana Maria Zuñiga V" w:date="2014-08-26T23:58:00Z">
        <w:r w:rsidR="00F868C0" w:rsidRPr="001A5075" w:rsidDel="00306BC8">
          <w:delText>y</w:delText>
        </w:r>
      </w:del>
      <w:r w:rsidR="00F868C0" w:rsidRPr="001A5075">
        <w:t xml:space="preserve"> cuenta con l</w:t>
      </w:r>
      <w:ins w:id="15" w:author="Ana Maria Zuñiga V" w:date="2014-08-27T00:22:00Z">
        <w:r w:rsidR="00465F97">
          <w:t>as siguientes características</w:t>
        </w:r>
      </w:ins>
      <w:del w:id="16" w:author="Ana Maria Zuñiga V" w:date="2014-08-27T00:22:00Z">
        <w:r w:rsidR="00F868C0" w:rsidRPr="001A5075" w:rsidDel="00465F97">
          <w:delText>o siguiente</w:delText>
        </w:r>
      </w:del>
      <w:r w:rsidR="00F868C0" w:rsidRPr="001A5075">
        <w:t>:</w:t>
      </w:r>
      <w:r w:rsidR="00D34778" w:rsidRPr="001A5075">
        <w:t xml:space="preserve"> </w:t>
      </w:r>
    </w:p>
    <w:p w:rsidR="007629AA" w:rsidRPr="001A5075" w:rsidRDefault="00F868C0" w:rsidP="00024005">
      <w:pPr>
        <w:pStyle w:val="Prrafodelista"/>
        <w:numPr>
          <w:ilvl w:val="0"/>
          <w:numId w:val="2"/>
        </w:numPr>
        <w:jc w:val="both"/>
      </w:pPr>
      <w:r w:rsidRPr="001A5075">
        <w:t>Por</w:t>
      </w:r>
      <w:r w:rsidR="00E10BEB" w:rsidRPr="001A5075">
        <w:t xml:space="preserve"> lo</w:t>
      </w:r>
      <w:r w:rsidR="00D34778" w:rsidRPr="001A5075">
        <w:t xml:space="preserve"> menos</w:t>
      </w:r>
      <w:r w:rsidR="00E10BEB" w:rsidRPr="001A5075">
        <w:t xml:space="preserve"> con</w:t>
      </w:r>
      <w:r w:rsidR="00D34778" w:rsidRPr="001A5075">
        <w:t xml:space="preserve"> una</w:t>
      </w:r>
      <w:r w:rsidR="00650330" w:rsidRPr="001A5075">
        <w:t xml:space="preserve"> entrada y una salida principal, </w:t>
      </w:r>
      <w:del w:id="17" w:author="Ana Maria Zuñiga V" w:date="2014-08-27T00:23:00Z">
        <w:r w:rsidR="00650330" w:rsidRPr="001A5075" w:rsidDel="00465F97">
          <w:delText>en el caso de la figura 1</w:delText>
        </w:r>
      </w:del>
      <w:ins w:id="18" w:author="Ana Maria Zuñiga V" w:date="2014-08-27T00:23:00Z">
        <w:r w:rsidR="00465F97">
          <w:t>para este caso</w:t>
        </w:r>
      </w:ins>
      <w:r w:rsidR="00650330" w:rsidRPr="001A5075">
        <w:t xml:space="preserve"> </w:t>
      </w:r>
      <w:del w:id="19" w:author="Ana Maria Zuñiga V" w:date="2014-08-27T00:23:00Z">
        <w:r w:rsidR="00650330" w:rsidRPr="001A5075" w:rsidDel="007A18EB">
          <w:delText xml:space="preserve">están </w:delText>
        </w:r>
      </w:del>
      <w:ins w:id="20" w:author="Ana Maria Zuñiga V" w:date="2014-08-27T00:23:00Z">
        <w:r w:rsidR="007A18EB">
          <w:t>se encuentran ubicadas</w:t>
        </w:r>
        <w:r w:rsidR="007A18EB" w:rsidRPr="001A5075">
          <w:t xml:space="preserve"> </w:t>
        </w:r>
      </w:ins>
      <w:r w:rsidR="00650330" w:rsidRPr="001A5075">
        <w:t>sobre la</w:t>
      </w:r>
      <w:r w:rsidR="00C83BD1" w:rsidRPr="001A5075">
        <w:t xml:space="preserve"> avenida </w:t>
      </w:r>
      <w:r w:rsidR="00650330" w:rsidRPr="001A5075">
        <w:t>Cañasgordas.</w:t>
      </w:r>
    </w:p>
    <w:p w:rsidR="00D34778" w:rsidRPr="001A5075" w:rsidRDefault="00D34778" w:rsidP="00024005">
      <w:pPr>
        <w:pStyle w:val="Prrafodelista"/>
        <w:numPr>
          <w:ilvl w:val="0"/>
          <w:numId w:val="2"/>
        </w:numPr>
        <w:jc w:val="both"/>
      </w:pPr>
      <w:r w:rsidRPr="001A5075">
        <w:t xml:space="preserve">Cada entrada y salida principal cuenta con un sistema que permite identificar las placas de los </w:t>
      </w:r>
      <w:r w:rsidR="00F868C0" w:rsidRPr="001A5075">
        <w:t>carros, un lector de carné</w:t>
      </w:r>
      <w:r w:rsidR="001A5075" w:rsidRPr="001A5075">
        <w:t>s</w:t>
      </w:r>
      <w:r w:rsidRPr="001A5075">
        <w:t xml:space="preserve"> y un sistema básico de sensores que garantiza que el usuario pueda ingresar</w:t>
      </w:r>
      <w:r w:rsidR="00883369" w:rsidRPr="001A5075">
        <w:t xml:space="preserve"> o salir</w:t>
      </w:r>
      <w:r w:rsidR="00E10BEB" w:rsidRPr="001A5075">
        <w:t xml:space="preserve"> </w:t>
      </w:r>
      <w:r w:rsidR="00883369" w:rsidRPr="001A5075">
        <w:t>de</w:t>
      </w:r>
      <w:r w:rsidRPr="001A5075">
        <w:t>l sistema de parqueo.</w:t>
      </w:r>
    </w:p>
    <w:p w:rsidR="00D34778" w:rsidRPr="001A5075" w:rsidRDefault="00650330" w:rsidP="00024005">
      <w:pPr>
        <w:pStyle w:val="Prrafodelista"/>
        <w:numPr>
          <w:ilvl w:val="0"/>
          <w:numId w:val="2"/>
        </w:numPr>
        <w:jc w:val="both"/>
      </w:pPr>
      <w:del w:id="21" w:author="Ana Maria Zuñiga V" w:date="2014-08-27T00:28:00Z">
        <w:r w:rsidRPr="001A5075" w:rsidDel="0079260A">
          <w:delText xml:space="preserve">Cuenta con </w:delText>
        </w:r>
      </w:del>
      <w:ins w:id="22" w:author="Ana Maria Zuñiga V" w:date="2014-08-27T00:29:00Z">
        <w:r w:rsidR="0079260A">
          <w:t>U</w:t>
        </w:r>
      </w:ins>
      <w:del w:id="23" w:author="Ana Maria Zuñiga V" w:date="2014-08-27T00:29:00Z">
        <w:r w:rsidRPr="001A5075" w:rsidDel="0079260A">
          <w:delText>u</w:delText>
        </w:r>
      </w:del>
      <w:r w:rsidRPr="001A5075">
        <w:t>n conjunto de</w:t>
      </w:r>
      <w:r w:rsidR="00D34778" w:rsidRPr="001A5075">
        <w:t xml:space="preserve"> zona</w:t>
      </w:r>
      <w:r w:rsidRPr="001A5075">
        <w:t>s</w:t>
      </w:r>
      <w:r w:rsidR="004537F7" w:rsidRPr="001A5075">
        <w:rPr>
          <w:rStyle w:val="Refdenotaalpie"/>
        </w:rPr>
        <w:footnoteReference w:id="1"/>
      </w:r>
      <w:r w:rsidRPr="001A5075">
        <w:t xml:space="preserve"> que están bajo el mando de un controlador</w:t>
      </w:r>
      <w:ins w:id="24" w:author="Ana Maria Zuñiga V" w:date="2014-08-27T00:33:00Z">
        <w:r w:rsidR="00AD243D">
          <w:t xml:space="preserve">; </w:t>
        </w:r>
      </w:ins>
      <w:del w:id="25" w:author="Ana Maria Zuñiga V" w:date="2014-08-27T00:33:00Z">
        <w:r w:rsidRPr="001A5075" w:rsidDel="00AD243D">
          <w:delText xml:space="preserve">, </w:delText>
        </w:r>
      </w:del>
      <w:r w:rsidRPr="001A5075">
        <w:t>en la figura 1 se muestran 5 controladores de</w:t>
      </w:r>
      <w:r w:rsidR="001A5075" w:rsidRPr="001A5075">
        <w:t>l sistema de parqueo de la PUJC que son: Principal, Las Palmas, El Lago, Docentes y Almendros.</w:t>
      </w:r>
    </w:p>
    <w:p w:rsidR="00D34778" w:rsidRPr="001A5075" w:rsidRDefault="00650330" w:rsidP="00024005">
      <w:pPr>
        <w:pStyle w:val="Prrafodelista"/>
        <w:numPr>
          <w:ilvl w:val="0"/>
          <w:numId w:val="2"/>
        </w:numPr>
        <w:jc w:val="both"/>
      </w:pPr>
      <w:r w:rsidRPr="001A5075">
        <w:t>Repositorios donde se encuentran los usuarios que tienen permitido el acceso al sistema de pa</w:t>
      </w:r>
      <w:ins w:id="26" w:author="Ana Maria Zuñiga V" w:date="2014-08-27T00:34:00Z">
        <w:r w:rsidR="00AD243D">
          <w:t>r</w:t>
        </w:r>
      </w:ins>
      <w:r w:rsidRPr="001A5075">
        <w:t>queo y sus placas registradas.</w:t>
      </w:r>
    </w:p>
    <w:p w:rsidR="00D34778" w:rsidRPr="001A5075" w:rsidRDefault="00D34778" w:rsidP="00024005">
      <w:pPr>
        <w:jc w:val="both"/>
        <w:rPr>
          <w:lang w:eastAsia="es-ES"/>
        </w:rPr>
      </w:pPr>
    </w:p>
    <w:p w:rsidR="007629AA" w:rsidRPr="001A5075" w:rsidRDefault="007629AA" w:rsidP="00024005">
      <w:pPr>
        <w:keepNext/>
        <w:jc w:val="both"/>
      </w:pPr>
      <w:r w:rsidRPr="001A5075">
        <w:rPr>
          <w:noProof/>
          <w:lang w:val="es-ES" w:eastAsia="es-ES"/>
        </w:rPr>
        <w:lastRenderedPageBreak/>
        <w:drawing>
          <wp:inline distT="0" distB="0" distL="0" distR="0" wp14:anchorId="6CC49A56" wp14:editId="4D61D405">
            <wp:extent cx="5343525" cy="33774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9" t="1390"/>
                    <a:stretch/>
                  </pic:blipFill>
                  <pic:spPr bwMode="auto">
                    <a:xfrm>
                      <a:off x="0" y="0"/>
                      <a:ext cx="5342897" cy="3377050"/>
                    </a:xfrm>
                    <a:prstGeom prst="rect">
                      <a:avLst/>
                    </a:prstGeom>
                    <a:ln>
                      <a:noFill/>
                    </a:ln>
                    <a:extLst>
                      <a:ext uri="{53640926-AAD7-44D8-BBD7-CCE9431645EC}">
                        <a14:shadowObscured xmlns:a14="http://schemas.microsoft.com/office/drawing/2010/main"/>
                      </a:ext>
                    </a:extLst>
                  </pic:spPr>
                </pic:pic>
              </a:graphicData>
            </a:graphic>
          </wp:inline>
        </w:drawing>
      </w:r>
    </w:p>
    <w:p w:rsidR="007629AA" w:rsidRPr="001A5075" w:rsidRDefault="007629AA" w:rsidP="00DD24AC">
      <w:pPr>
        <w:pStyle w:val="Epgrafe"/>
        <w:jc w:val="center"/>
      </w:pPr>
      <w:r w:rsidRPr="001A5075">
        <w:t xml:space="preserve">Figura </w:t>
      </w:r>
      <w:r w:rsidR="00024005" w:rsidRPr="001A5075">
        <w:t>1</w:t>
      </w:r>
      <w:r w:rsidRPr="001A5075">
        <w:t>. Sistema de Parque</w:t>
      </w:r>
      <w:r w:rsidR="00024005" w:rsidRPr="001A5075">
        <w:t>o</w:t>
      </w:r>
      <w:r w:rsidRPr="001A5075">
        <w:t xml:space="preserve"> de la PUJC</w:t>
      </w:r>
    </w:p>
    <w:p w:rsidR="007629AA" w:rsidRPr="001A5075" w:rsidRDefault="00F868C0" w:rsidP="00024005">
      <w:pPr>
        <w:jc w:val="both"/>
      </w:pPr>
      <w:r w:rsidRPr="001A5075">
        <w:t xml:space="preserve">La figura </w:t>
      </w:r>
      <w:r w:rsidR="00DD24AC" w:rsidRPr="001A5075">
        <w:t>1</w:t>
      </w:r>
      <w:r w:rsidRPr="001A5075">
        <w:t xml:space="preserve"> muestra básicamente 5 controladores de zonas que son: </w:t>
      </w:r>
    </w:p>
    <w:p w:rsidR="00F868C0" w:rsidRPr="001A5075" w:rsidRDefault="00F868C0" w:rsidP="00024005">
      <w:pPr>
        <w:pStyle w:val="Prrafodelista"/>
        <w:numPr>
          <w:ilvl w:val="0"/>
          <w:numId w:val="3"/>
        </w:numPr>
        <w:jc w:val="both"/>
      </w:pPr>
      <w:r w:rsidRPr="001A5075">
        <w:t>Controlador “Principal” que tiene 6 zonas de parqueo.</w:t>
      </w:r>
    </w:p>
    <w:p w:rsidR="00F868C0" w:rsidRPr="001A5075" w:rsidRDefault="00F868C0" w:rsidP="00024005">
      <w:pPr>
        <w:pStyle w:val="Prrafodelista"/>
        <w:numPr>
          <w:ilvl w:val="0"/>
          <w:numId w:val="3"/>
        </w:numPr>
        <w:jc w:val="both"/>
      </w:pPr>
      <w:r w:rsidRPr="001A5075">
        <w:t>Controlador “Docentes” que tiene 1 zona de parqueo.</w:t>
      </w:r>
    </w:p>
    <w:p w:rsidR="00F868C0" w:rsidRPr="001A5075" w:rsidRDefault="00F868C0" w:rsidP="00024005">
      <w:pPr>
        <w:pStyle w:val="Prrafodelista"/>
        <w:numPr>
          <w:ilvl w:val="0"/>
          <w:numId w:val="3"/>
        </w:numPr>
        <w:jc w:val="both"/>
      </w:pPr>
      <w:r w:rsidRPr="001A5075">
        <w:t>Controlador  “</w:t>
      </w:r>
      <w:r w:rsidR="001A5075" w:rsidRPr="001A5075">
        <w:t xml:space="preserve">Las </w:t>
      </w:r>
      <w:r w:rsidRPr="001A5075">
        <w:t>Palmas” que tiene 3 zonas de parqueo.</w:t>
      </w:r>
    </w:p>
    <w:p w:rsidR="00F868C0" w:rsidRPr="001A5075" w:rsidRDefault="00F868C0" w:rsidP="00024005">
      <w:pPr>
        <w:pStyle w:val="Prrafodelista"/>
        <w:numPr>
          <w:ilvl w:val="0"/>
          <w:numId w:val="3"/>
        </w:numPr>
        <w:jc w:val="both"/>
      </w:pPr>
      <w:r w:rsidRPr="001A5075">
        <w:t>Controlador “</w:t>
      </w:r>
      <w:r w:rsidR="001A5075" w:rsidRPr="001A5075">
        <w:t xml:space="preserve">El </w:t>
      </w:r>
      <w:r w:rsidRPr="001A5075">
        <w:t>Lago” que tiene 2 zonas de parqueo.</w:t>
      </w:r>
    </w:p>
    <w:p w:rsidR="00F868C0" w:rsidRPr="001A5075" w:rsidRDefault="00F868C0" w:rsidP="00024005">
      <w:pPr>
        <w:pStyle w:val="Prrafodelista"/>
        <w:numPr>
          <w:ilvl w:val="0"/>
          <w:numId w:val="3"/>
        </w:numPr>
        <w:jc w:val="both"/>
      </w:pPr>
      <w:r w:rsidRPr="001A5075">
        <w:t>Controlador “</w:t>
      </w:r>
      <w:r w:rsidR="001A5075" w:rsidRPr="001A5075">
        <w:t xml:space="preserve">Los </w:t>
      </w:r>
      <w:r w:rsidRPr="001A5075">
        <w:t>Almendros” que tiene 1 zona de parqueo</w:t>
      </w:r>
      <w:del w:id="27" w:author="Ana Maria Zuñiga V" w:date="2014-08-27T00:35:00Z">
        <w:r w:rsidRPr="001A5075" w:rsidDel="00AD243D">
          <w:delText>s</w:delText>
        </w:r>
      </w:del>
      <w:r w:rsidRPr="001A5075">
        <w:t>.</w:t>
      </w:r>
    </w:p>
    <w:p w:rsidR="00AD243D" w:rsidRDefault="00024005" w:rsidP="00024005">
      <w:pPr>
        <w:jc w:val="both"/>
        <w:rPr>
          <w:ins w:id="28" w:author="Ana Maria Zuñiga V" w:date="2014-08-27T00:41:00Z"/>
        </w:rPr>
      </w:pPr>
      <w:r w:rsidRPr="001A5075">
        <w:t xml:space="preserve">La figura 2 </w:t>
      </w:r>
      <w:r w:rsidR="00F868C0" w:rsidRPr="001A5075">
        <w:t xml:space="preserve"> ilustra los componentes del sistema de parqueo</w:t>
      </w:r>
      <w:del w:id="29" w:author="Ana Maria Zuñiga V" w:date="2014-08-27T00:37:00Z">
        <w:r w:rsidR="00F868C0" w:rsidRPr="001A5075" w:rsidDel="00AD243D">
          <w:delText>s</w:delText>
        </w:r>
      </w:del>
      <w:r w:rsidR="00F868C0" w:rsidRPr="001A5075">
        <w:t xml:space="preserve"> de la PUJC.</w:t>
      </w:r>
      <w:r w:rsidR="00DD24AC" w:rsidRPr="001A5075">
        <w:t xml:space="preserve"> Básicamente un sistema de parqueo de vehículos cu</w:t>
      </w:r>
      <w:r w:rsidR="009878B9" w:rsidRPr="001A5075">
        <w:t xml:space="preserve">enta con </w:t>
      </w:r>
      <w:r w:rsidR="00DD24AC" w:rsidRPr="001A5075">
        <w:rPr>
          <w:i/>
        </w:rPr>
        <w:t>C</w:t>
      </w:r>
      <w:r w:rsidR="006F4793" w:rsidRPr="001A5075">
        <w:t xml:space="preserve"> controladores de zonas y </w:t>
      </w:r>
      <w:r w:rsidR="00DD24AC" w:rsidRPr="001A5075">
        <w:t>a su vez puede tener</w:t>
      </w:r>
      <w:r w:rsidR="001E100E" w:rsidRPr="001A5075">
        <w:t xml:space="preserve"> hasta</w:t>
      </w:r>
      <w:r w:rsidR="00DD24AC" w:rsidRPr="001A5075">
        <w:t xml:space="preserve"> </w:t>
      </w:r>
      <w:r w:rsidR="00DD24AC" w:rsidRPr="001A5075">
        <w:rPr>
          <w:i/>
        </w:rPr>
        <w:t xml:space="preserve">Z </w:t>
      </w:r>
      <w:r w:rsidR="00DD24AC" w:rsidRPr="001A5075">
        <w:t>zonas</w:t>
      </w:r>
      <w:ins w:id="30" w:author="Ana Maria Zuñiga V" w:date="2014-08-27T00:37:00Z">
        <w:r w:rsidR="00AD243D">
          <w:t xml:space="preserve">; </w:t>
        </w:r>
      </w:ins>
      <w:del w:id="31" w:author="Ana Maria Zuñiga V" w:date="2014-08-27T00:37:00Z">
        <w:r w:rsidR="006F4793" w:rsidRPr="001A5075" w:rsidDel="00AD243D">
          <w:delText>,</w:delText>
        </w:r>
        <w:r w:rsidR="00883369" w:rsidRPr="001A5075" w:rsidDel="00AD243D">
          <w:delText xml:space="preserve"> </w:delText>
        </w:r>
      </w:del>
      <w:ins w:id="32" w:author="Ana Maria Zuñiga V" w:date="2014-08-27T00:37:00Z">
        <w:r w:rsidR="00AD243D">
          <w:t>é</w:t>
        </w:r>
      </w:ins>
      <w:del w:id="33" w:author="Ana Maria Zuñiga V" w:date="2014-08-27T00:37:00Z">
        <w:r w:rsidR="00DD24AC" w:rsidRPr="001A5075" w:rsidDel="00AD243D">
          <w:delText>e</w:delText>
        </w:r>
      </w:del>
      <w:r w:rsidR="00DD24AC" w:rsidRPr="001A5075">
        <w:t>stas últimas poseen un sistema de sensores capaces de informar a su co</w:t>
      </w:r>
      <w:r w:rsidR="006F4793" w:rsidRPr="001A5075">
        <w:t>ntrolador si un vehículo ingresó</w:t>
      </w:r>
      <w:r w:rsidR="00DD24AC" w:rsidRPr="001A5075">
        <w:t xml:space="preserve"> o salió de dicha zona. </w:t>
      </w:r>
      <w:del w:id="34" w:author="Ana Maria Zuñiga V" w:date="2014-08-27T00:40:00Z">
        <w:r w:rsidR="00DD24AC" w:rsidRPr="001A5075" w:rsidDel="00AD243D">
          <w:delText>A</w:delText>
        </w:r>
      </w:del>
      <w:proofErr w:type="spellStart"/>
      <w:proofErr w:type="gramStart"/>
      <w:r w:rsidR="00DD24AC" w:rsidRPr="001A5075">
        <w:t>dic</w:t>
      </w:r>
      <w:r w:rsidR="009878B9" w:rsidRPr="001A5075">
        <w:t>ionalmente</w:t>
      </w:r>
      <w:proofErr w:type="spellEnd"/>
      <w:proofErr w:type="gramEnd"/>
      <w:ins w:id="35" w:author="Ana Maria Zuñiga V" w:date="2014-08-27T00:40:00Z">
        <w:r w:rsidR="00AD243D">
          <w:t>,</w:t>
        </w:r>
      </w:ins>
      <w:r w:rsidR="009878B9" w:rsidRPr="001A5075">
        <w:t xml:space="preserve"> el sistema puede tener hasta </w:t>
      </w:r>
      <w:r w:rsidR="009878B9" w:rsidRPr="001A5075">
        <w:rPr>
          <w:i/>
        </w:rPr>
        <w:t>M</w:t>
      </w:r>
      <w:r w:rsidR="00986CB3" w:rsidRPr="001A5075">
        <w:t xml:space="preserve"> entrada</w:t>
      </w:r>
      <w:ins w:id="36" w:author="Ana Maria Zuñiga V" w:date="2014-08-27T00:40:00Z">
        <w:r w:rsidR="00AD243D">
          <w:t>s</w:t>
        </w:r>
      </w:ins>
      <w:r w:rsidR="00986CB3" w:rsidRPr="001A5075">
        <w:t xml:space="preserve"> y</w:t>
      </w:r>
      <w:r w:rsidR="009878B9" w:rsidRPr="001A5075">
        <w:t xml:space="preserve"> </w:t>
      </w:r>
      <w:r w:rsidR="009878B9" w:rsidRPr="001A5075">
        <w:rPr>
          <w:i/>
        </w:rPr>
        <w:t>N</w:t>
      </w:r>
      <w:r w:rsidR="009878B9" w:rsidRPr="001A5075">
        <w:t xml:space="preserve"> salidas principales. </w:t>
      </w:r>
    </w:p>
    <w:p w:rsidR="007629AA" w:rsidRPr="001A5075" w:rsidRDefault="009878B9" w:rsidP="00024005">
      <w:pPr>
        <w:jc w:val="both"/>
      </w:pPr>
      <w:r w:rsidRPr="001A5075">
        <w:t xml:space="preserve">Para garantizar que </w:t>
      </w:r>
      <w:ins w:id="37" w:author="Ana Maria Zuñiga V" w:date="2014-08-27T00:42:00Z">
        <w:r w:rsidR="00FD7CD3">
          <w:t xml:space="preserve">al </w:t>
        </w:r>
      </w:ins>
      <w:del w:id="38" w:author="Ana Maria Zuñiga V" w:date="2014-08-27T00:42:00Z">
        <w:r w:rsidRPr="001A5075" w:rsidDel="00FD7CD3">
          <w:delText>en el</w:delText>
        </w:r>
      </w:del>
      <w:r w:rsidRPr="001A5075">
        <w:t xml:space="preserve"> sistema </w:t>
      </w:r>
      <w:r w:rsidR="00883369" w:rsidRPr="001A5075">
        <w:t>s</w:t>
      </w:r>
      <w:ins w:id="39" w:author="Ana Maria Zuñiga V" w:date="2014-08-27T00:44:00Z">
        <w:r w:rsidR="00FD7CD3">
          <w:t>ó</w:t>
        </w:r>
      </w:ins>
      <w:del w:id="40" w:author="Ana Maria Zuñiga V" w:date="2014-08-27T00:44:00Z">
        <w:r w:rsidR="00883369" w:rsidRPr="001A5075" w:rsidDel="00FD7CD3">
          <w:delText>o</w:delText>
        </w:r>
      </w:del>
      <w:r w:rsidR="00883369" w:rsidRPr="001A5075">
        <w:t xml:space="preserve">lo </w:t>
      </w:r>
      <w:r w:rsidRPr="001A5075">
        <w:t>ingresen usuarios registrados</w:t>
      </w:r>
      <w:ins w:id="41" w:author="Usuario de Windows" w:date="2014-08-27T01:43:00Z">
        <w:r w:rsidR="00F1572A">
          <w:t xml:space="preserve"> como</w:t>
        </w:r>
      </w:ins>
      <w:ins w:id="42" w:author="Ana Maria Zuñiga V" w:date="2014-08-27T00:43:00Z">
        <w:r w:rsidR="00FD7CD3">
          <w:t xml:space="preserve"> (</w:t>
        </w:r>
      </w:ins>
      <w:del w:id="43" w:author="Ana Maria Zuñiga V" w:date="2014-08-27T00:43:00Z">
        <w:r w:rsidRPr="001A5075" w:rsidDel="00FD7CD3">
          <w:delText>, por ejemplo: E</w:delText>
        </w:r>
      </w:del>
      <w:ins w:id="44" w:author="Ana Maria Zuñiga V" w:date="2014-08-27T00:43:00Z">
        <w:r w:rsidR="00FD7CD3">
          <w:t>e</w:t>
        </w:r>
      </w:ins>
      <w:r w:rsidRPr="001A5075">
        <w:t>studiantes, docentes, personal administrativo, colaboradores, etc.</w:t>
      </w:r>
      <w:ins w:id="45" w:author="Ana Maria Zuñiga V" w:date="2014-08-27T00:43:00Z">
        <w:r w:rsidR="00FD7CD3">
          <w:t>)</w:t>
        </w:r>
      </w:ins>
      <w:ins w:id="46" w:author="Ana Maria Zuñiga V" w:date="2014-08-27T00:40:00Z">
        <w:r w:rsidR="00AD243D">
          <w:t>,</w:t>
        </w:r>
      </w:ins>
      <w:r w:rsidRPr="001A5075">
        <w:t xml:space="preserve"> </w:t>
      </w:r>
      <w:ins w:id="47" w:author="Ana Maria Zuñiga V" w:date="2014-08-27T00:41:00Z">
        <w:r w:rsidR="00AD243D">
          <w:t>e</w:t>
        </w:r>
      </w:ins>
      <w:del w:id="48" w:author="Ana Maria Zuñiga V" w:date="2014-08-27T00:41:00Z">
        <w:r w:rsidRPr="001A5075" w:rsidDel="00AD243D">
          <w:delText>E</w:delText>
        </w:r>
      </w:del>
      <w:r w:rsidRPr="001A5075">
        <w:t>s indispensable contar con elementos que</w:t>
      </w:r>
      <w:r w:rsidR="00B1184F" w:rsidRPr="001A5075">
        <w:t xml:space="preserve"> permitan</w:t>
      </w:r>
      <w:r w:rsidRPr="001A5075">
        <w:t xml:space="preserve"> cumpl</w:t>
      </w:r>
      <w:r w:rsidR="00B1184F" w:rsidRPr="001A5075">
        <w:t>ir</w:t>
      </w:r>
      <w:r w:rsidRPr="001A5075">
        <w:t xml:space="preserve"> dicho objetivo</w:t>
      </w:r>
      <w:r w:rsidR="001A5075" w:rsidRPr="001A5075">
        <w:t>; p</w:t>
      </w:r>
      <w:r w:rsidRPr="001A5075">
        <w:t xml:space="preserve">or ello, el sistema </w:t>
      </w:r>
      <w:r w:rsidR="006F4793" w:rsidRPr="001A5075">
        <w:t>está</w:t>
      </w:r>
      <w:r w:rsidRPr="001A5075">
        <w:t xml:space="preserve"> diseñado para que cada en</w:t>
      </w:r>
      <w:r w:rsidR="00DA5BCE" w:rsidRPr="001A5075">
        <w:t>trada y salida principal cuente</w:t>
      </w:r>
      <w:del w:id="49" w:author="Ana Maria Zuñiga V" w:date="2014-08-27T00:50:00Z">
        <w:r w:rsidR="00DA5BCE" w:rsidRPr="001A5075" w:rsidDel="00147342">
          <w:delText>n</w:delText>
        </w:r>
      </w:del>
      <w:r w:rsidRPr="001A5075">
        <w:t xml:space="preserve"> con</w:t>
      </w:r>
      <w:r w:rsidR="00B1184F" w:rsidRPr="001A5075">
        <w:t xml:space="preserve"> una cámara</w:t>
      </w:r>
      <w:ins w:id="50" w:author="Ana Maria Zuñiga V" w:date="2014-08-27T00:50:00Z">
        <w:r w:rsidR="00147342">
          <w:t>,</w:t>
        </w:r>
      </w:ins>
      <w:r w:rsidR="00B1184F" w:rsidRPr="001A5075">
        <w:t xml:space="preserve"> cuyo propósito es </w:t>
      </w:r>
      <w:r w:rsidRPr="001A5075">
        <w:t xml:space="preserve">detectar la placa del vehículo que </w:t>
      </w:r>
      <w:ins w:id="51" w:author="Ana Maria Zuñiga V" w:date="2014-08-27T00:51:00Z">
        <w:r w:rsidR="00147342">
          <w:t xml:space="preserve">va a </w:t>
        </w:r>
      </w:ins>
      <w:del w:id="52" w:author="Ana Maria Zuñiga V" w:date="2014-08-27T00:51:00Z">
        <w:r w:rsidRPr="001A5075" w:rsidDel="00147342">
          <w:delText>esta</w:delText>
        </w:r>
      </w:del>
      <w:r w:rsidRPr="001A5075">
        <w:t xml:space="preserve"> </w:t>
      </w:r>
      <w:del w:id="53" w:author="Ana Maria Zuñiga V" w:date="2014-08-27T00:51:00Z">
        <w:r w:rsidRPr="001A5075" w:rsidDel="00147342">
          <w:delText xml:space="preserve">por </w:delText>
        </w:r>
      </w:del>
      <w:r w:rsidRPr="001A5075">
        <w:t>ingresar o salir del sistema</w:t>
      </w:r>
      <w:ins w:id="54" w:author="Ana Maria Zuñiga V" w:date="2014-08-27T00:51:00Z">
        <w:r w:rsidR="00EA20C6">
          <w:t xml:space="preserve">.  Igualmente, se considera tener </w:t>
        </w:r>
        <w:proofErr w:type="spellStart"/>
        <w:r w:rsidR="00EA20C6">
          <w:t>un</w:t>
        </w:r>
      </w:ins>
      <w:del w:id="55" w:author="Ana Maria Zuñiga V" w:date="2014-08-27T00:51:00Z">
        <w:r w:rsidRPr="001A5075" w:rsidDel="00EA20C6">
          <w:delText xml:space="preserve">, </w:delText>
        </w:r>
      </w:del>
      <w:del w:id="56" w:author="Ana Maria Zuñiga V" w:date="2014-08-27T00:52:00Z">
        <w:r w:rsidRPr="001A5075" w:rsidDel="00EA20C6">
          <w:delText xml:space="preserve">además de tener un </w:delText>
        </w:r>
      </w:del>
      <w:r w:rsidRPr="001A5075">
        <w:t>lector</w:t>
      </w:r>
      <w:proofErr w:type="spellEnd"/>
      <w:r w:rsidRPr="001A5075">
        <w:t xml:space="preserve"> de carnés que permite validar si el usuario </w:t>
      </w:r>
      <w:ins w:id="57" w:author="Ana Maria Zuñiga V" w:date="2014-08-27T00:52:00Z">
        <w:r w:rsidR="00EA20C6">
          <w:t xml:space="preserve">efectivamente </w:t>
        </w:r>
      </w:ins>
      <w:r w:rsidRPr="001A5075">
        <w:t>hace parte del sistema</w:t>
      </w:r>
      <w:del w:id="58" w:author="Ana Maria Zuñiga V" w:date="2014-08-27T00:52:00Z">
        <w:r w:rsidR="00DA5BCE" w:rsidRPr="001A5075" w:rsidDel="00EA20C6">
          <w:delText xml:space="preserve"> o no</w:delText>
        </w:r>
      </w:del>
      <w:r w:rsidRPr="001A5075">
        <w:t xml:space="preserve">; finalmente se requiere un </w:t>
      </w:r>
      <w:del w:id="59" w:author="Ana Maria Zuñiga V" w:date="2014-08-27T00:53:00Z">
        <w:r w:rsidRPr="001A5075" w:rsidDel="00E83F9C">
          <w:delText xml:space="preserve">sistema </w:delText>
        </w:r>
      </w:del>
      <w:ins w:id="60" w:author="Ana Maria Zuñiga V" w:date="2014-08-27T00:53:00Z">
        <w:r w:rsidR="00E83F9C">
          <w:t>conjunto</w:t>
        </w:r>
        <w:r w:rsidR="00E83F9C" w:rsidRPr="001A5075">
          <w:t xml:space="preserve"> </w:t>
        </w:r>
      </w:ins>
      <w:r w:rsidRPr="001A5075">
        <w:t xml:space="preserve">de </w:t>
      </w:r>
      <w:r w:rsidR="00DA5BCE" w:rsidRPr="001A5075">
        <w:t xml:space="preserve">sensores que permitan  </w:t>
      </w:r>
      <w:ins w:id="61" w:author="Ana Maria Zuñiga V" w:date="2014-08-27T00:55:00Z">
        <w:r w:rsidR="00ED5ADC">
          <w:t xml:space="preserve">el </w:t>
        </w:r>
        <w:proofErr w:type="spellStart"/>
        <w:r w:rsidR="00ED5ADC">
          <w:t>resgistro</w:t>
        </w:r>
        <w:proofErr w:type="spellEnd"/>
        <w:r w:rsidR="00ED5ADC">
          <w:t xml:space="preserve"> del </w:t>
        </w:r>
      </w:ins>
      <w:del w:id="62" w:author="Ana Maria Zuñiga V" w:date="2014-08-27T00:55:00Z">
        <w:r w:rsidR="00DA5BCE" w:rsidRPr="001A5075" w:rsidDel="00ED5ADC">
          <w:delText xml:space="preserve">que el </w:delText>
        </w:r>
      </w:del>
      <w:r w:rsidR="00DA5BCE" w:rsidRPr="001A5075">
        <w:t xml:space="preserve">vehículo </w:t>
      </w:r>
      <w:ins w:id="63" w:author="Ana Maria Zuñiga V" w:date="2014-08-27T00:55:00Z">
        <w:r w:rsidR="00ED5ADC">
          <w:t xml:space="preserve">cuando </w:t>
        </w:r>
      </w:ins>
      <w:r w:rsidR="00DA5BCE" w:rsidRPr="001A5075">
        <w:t>ingrese</w:t>
      </w:r>
      <w:r w:rsidRPr="001A5075">
        <w:t xml:space="preserve"> o salga del sistema</w:t>
      </w:r>
      <w:r w:rsidR="001A5075" w:rsidRPr="001A5075">
        <w:t xml:space="preserve"> sin ocasionar</w:t>
      </w:r>
      <w:ins w:id="64" w:author="Ana Maria Zuñiga V" w:date="2014-08-27T00:59:00Z">
        <w:r w:rsidR="00ED5ADC">
          <w:t>le</w:t>
        </w:r>
      </w:ins>
      <w:r w:rsidR="001A5075" w:rsidRPr="001A5075">
        <w:t xml:space="preserve"> daño alguno</w:t>
      </w:r>
      <w:del w:id="65" w:author="Ana Maria Zuñiga V" w:date="2014-08-27T00:59:00Z">
        <w:r w:rsidR="001A5075" w:rsidRPr="001A5075" w:rsidDel="00ED5ADC">
          <w:delText xml:space="preserve"> al vehículo</w:delText>
        </w:r>
      </w:del>
      <w:r w:rsidR="001A5075" w:rsidRPr="001A5075">
        <w:t>.</w:t>
      </w:r>
    </w:p>
    <w:p w:rsidR="00024005" w:rsidRPr="001A5075" w:rsidRDefault="005B33A0" w:rsidP="005B33A0">
      <w:pPr>
        <w:keepNext/>
        <w:jc w:val="center"/>
      </w:pPr>
      <w:r w:rsidRPr="001A5075">
        <w:rPr>
          <w:noProof/>
          <w:lang w:val="es-ES" w:eastAsia="es-ES"/>
        </w:rPr>
        <w:lastRenderedPageBreak/>
        <w:drawing>
          <wp:inline distT="0" distB="0" distL="0" distR="0" wp14:anchorId="3D0FAA8B" wp14:editId="1D0E7176">
            <wp:extent cx="4648200" cy="3476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200" cy="3476625"/>
                    </a:xfrm>
                    <a:prstGeom prst="rect">
                      <a:avLst/>
                    </a:prstGeom>
                  </pic:spPr>
                </pic:pic>
              </a:graphicData>
            </a:graphic>
          </wp:inline>
        </w:drawing>
      </w:r>
    </w:p>
    <w:p w:rsidR="00BB582C" w:rsidRPr="001A5075" w:rsidRDefault="00024005" w:rsidP="00DD24AC">
      <w:pPr>
        <w:pStyle w:val="Epgrafe"/>
        <w:jc w:val="center"/>
      </w:pPr>
      <w:r w:rsidRPr="001A5075">
        <w:t>Figura 2. Componentes del Sistema de Parqueo de la PUJC</w:t>
      </w:r>
    </w:p>
    <w:p w:rsidR="00DD24AC" w:rsidRPr="001A5075" w:rsidRDefault="00DA5BCE" w:rsidP="00DD24AC">
      <w:r w:rsidRPr="001A5075">
        <w:t xml:space="preserve">La tabla </w:t>
      </w:r>
      <w:r w:rsidR="009D5647" w:rsidRPr="001A5075">
        <w:t>1 describe las funciones que posee el sistema de parqueo de la PUJC y el tipo de usuario que puede hacer uso de éstas.</w:t>
      </w:r>
    </w:p>
    <w:p w:rsidR="009D5647" w:rsidRPr="001A5075" w:rsidRDefault="009D5647" w:rsidP="00DD24AC"/>
    <w:tbl>
      <w:tblPr>
        <w:tblStyle w:val="Tablaconcuadrcula"/>
        <w:tblW w:w="0" w:type="auto"/>
        <w:tblLook w:val="04A0" w:firstRow="1" w:lastRow="0" w:firstColumn="1" w:lastColumn="0" w:noHBand="0" w:noVBand="1"/>
      </w:tblPr>
      <w:tblGrid>
        <w:gridCol w:w="2770"/>
        <w:gridCol w:w="2770"/>
        <w:gridCol w:w="3180"/>
      </w:tblGrid>
      <w:tr w:rsidR="009C227B" w:rsidRPr="001A5075" w:rsidTr="00435616">
        <w:tc>
          <w:tcPr>
            <w:tcW w:w="2841" w:type="dxa"/>
          </w:tcPr>
          <w:p w:rsidR="009C227B" w:rsidRPr="001A5075" w:rsidRDefault="009C227B" w:rsidP="009C227B">
            <w:pPr>
              <w:jc w:val="center"/>
              <w:rPr>
                <w:b/>
              </w:rPr>
            </w:pPr>
            <w:r w:rsidRPr="001A5075">
              <w:rPr>
                <w:b/>
              </w:rPr>
              <w:t>Función</w:t>
            </w:r>
          </w:p>
        </w:tc>
        <w:tc>
          <w:tcPr>
            <w:tcW w:w="2839" w:type="dxa"/>
          </w:tcPr>
          <w:p w:rsidR="009C227B" w:rsidRPr="001A5075" w:rsidRDefault="009C227B" w:rsidP="009C227B">
            <w:pPr>
              <w:jc w:val="center"/>
              <w:rPr>
                <w:b/>
              </w:rPr>
            </w:pPr>
            <w:r w:rsidRPr="001A5075">
              <w:rPr>
                <w:b/>
              </w:rPr>
              <w:t>Descripción de la función</w:t>
            </w:r>
          </w:p>
        </w:tc>
        <w:tc>
          <w:tcPr>
            <w:tcW w:w="3040" w:type="dxa"/>
          </w:tcPr>
          <w:p w:rsidR="009C227B" w:rsidRPr="001A5075" w:rsidRDefault="00FC09E3" w:rsidP="00AE0A08">
            <w:pPr>
              <w:jc w:val="center"/>
              <w:rPr>
                <w:b/>
              </w:rPr>
            </w:pPr>
            <w:r w:rsidRPr="001A5075">
              <w:rPr>
                <w:b/>
              </w:rPr>
              <w:t>Usuario</w:t>
            </w:r>
          </w:p>
        </w:tc>
      </w:tr>
      <w:tr w:rsidR="009C227B" w:rsidRPr="001A5075" w:rsidTr="00435616">
        <w:tc>
          <w:tcPr>
            <w:tcW w:w="2841" w:type="dxa"/>
          </w:tcPr>
          <w:p w:rsidR="009C227B" w:rsidRPr="001A5075" w:rsidRDefault="009C227B" w:rsidP="00AE0A08">
            <w:r w:rsidRPr="001A5075">
              <w:t>Crear Controlador de Zona</w:t>
            </w:r>
          </w:p>
        </w:tc>
        <w:tc>
          <w:tcPr>
            <w:tcW w:w="2839" w:type="dxa"/>
          </w:tcPr>
          <w:p w:rsidR="009C227B" w:rsidRPr="001A5075" w:rsidRDefault="00FC09E3" w:rsidP="001A5075">
            <w:pPr>
              <w:jc w:val="both"/>
            </w:pPr>
            <w:r w:rsidRPr="001A5075">
              <w:t xml:space="preserve">Permite que el sistema tenga más controladores y a su vez </w:t>
            </w:r>
            <w:r w:rsidR="00CD0B59" w:rsidRPr="001A5075">
              <w:t>más</w:t>
            </w:r>
            <w:r w:rsidRPr="001A5075">
              <w:t xml:space="preserve"> capacidad de zonas</w:t>
            </w:r>
            <w:r w:rsidR="00986CB3" w:rsidRPr="001A5075">
              <w:t xml:space="preserve"> que se traduce en aparcar más </w:t>
            </w:r>
            <w:r w:rsidR="001A5075" w:rsidRPr="001A5075">
              <w:t>vehículos</w:t>
            </w:r>
            <w:r w:rsidRPr="001A5075">
              <w:t>.</w:t>
            </w:r>
          </w:p>
        </w:tc>
        <w:tc>
          <w:tcPr>
            <w:tcW w:w="3040" w:type="dxa"/>
          </w:tcPr>
          <w:p w:rsidR="009C227B" w:rsidRPr="001A5075" w:rsidRDefault="00FC09E3" w:rsidP="00AE0A08">
            <w:pPr>
              <w:jc w:val="center"/>
            </w:pPr>
            <w:r w:rsidRPr="001A5075">
              <w:t>ADMINISTRADOR</w:t>
            </w:r>
          </w:p>
        </w:tc>
      </w:tr>
      <w:tr w:rsidR="009C227B" w:rsidRPr="001A5075" w:rsidTr="00435616">
        <w:tc>
          <w:tcPr>
            <w:tcW w:w="2841" w:type="dxa"/>
          </w:tcPr>
          <w:p w:rsidR="009C227B" w:rsidRPr="001A5075" w:rsidRDefault="009C227B" w:rsidP="001A5075">
            <w:r w:rsidRPr="001A5075">
              <w:t>Crear</w:t>
            </w:r>
            <w:r w:rsidR="00986CB3" w:rsidRPr="001A5075">
              <w:t xml:space="preserve"> una</w:t>
            </w:r>
            <w:r w:rsidRPr="001A5075">
              <w:t xml:space="preserve"> Zona en un Controlador </w:t>
            </w:r>
            <w:r w:rsidR="001A5075" w:rsidRPr="001A5075">
              <w:t>Específico</w:t>
            </w:r>
          </w:p>
        </w:tc>
        <w:tc>
          <w:tcPr>
            <w:tcW w:w="2839" w:type="dxa"/>
          </w:tcPr>
          <w:p w:rsidR="009C227B" w:rsidRPr="001A5075" w:rsidRDefault="00FC09E3" w:rsidP="00CD0B59">
            <w:pPr>
              <w:jc w:val="both"/>
            </w:pPr>
            <w:r w:rsidRPr="001A5075">
              <w:t>Permite anexar una zona en un controlador específico ampliando la capacidad de éste último.</w:t>
            </w:r>
          </w:p>
        </w:tc>
        <w:tc>
          <w:tcPr>
            <w:tcW w:w="3040" w:type="dxa"/>
          </w:tcPr>
          <w:p w:rsidR="009C227B" w:rsidRPr="001A5075" w:rsidRDefault="00FC09E3" w:rsidP="00AE0A08">
            <w:pPr>
              <w:jc w:val="center"/>
            </w:pPr>
            <w:r w:rsidRPr="001A5075">
              <w:t>ADMINISTRADOR</w:t>
            </w:r>
          </w:p>
        </w:tc>
      </w:tr>
      <w:tr w:rsidR="00FC09E3" w:rsidRPr="001A5075" w:rsidTr="00435616">
        <w:tc>
          <w:tcPr>
            <w:tcW w:w="2841" w:type="dxa"/>
          </w:tcPr>
          <w:p w:rsidR="00FC09E3" w:rsidRPr="001A5075" w:rsidRDefault="001A5075" w:rsidP="00AE0A08">
            <w:r>
              <w:t xml:space="preserve">Crear una Entrada o </w:t>
            </w:r>
            <w:r w:rsidR="00FC09E3" w:rsidRPr="001A5075">
              <w:t>Salida principal</w:t>
            </w:r>
          </w:p>
        </w:tc>
        <w:tc>
          <w:tcPr>
            <w:tcW w:w="2839" w:type="dxa"/>
          </w:tcPr>
          <w:p w:rsidR="00FC09E3" w:rsidRPr="001A5075" w:rsidRDefault="00CD0B59" w:rsidP="00CD0B59">
            <w:pPr>
              <w:jc w:val="both"/>
            </w:pPr>
            <w:r w:rsidRPr="001A5075">
              <w:t>Permite que el sistema tenga más entradas y salidas para el acceso de usuarios al sistema de parqueo.</w:t>
            </w:r>
          </w:p>
        </w:tc>
        <w:tc>
          <w:tcPr>
            <w:tcW w:w="3040" w:type="dxa"/>
          </w:tcPr>
          <w:p w:rsidR="00FC09E3" w:rsidRPr="001A5075" w:rsidRDefault="00CD0B59" w:rsidP="00AE0A08">
            <w:pPr>
              <w:jc w:val="center"/>
            </w:pPr>
            <w:r w:rsidRPr="001A5075">
              <w:t>ADMINISTRADOR</w:t>
            </w:r>
          </w:p>
        </w:tc>
      </w:tr>
      <w:tr w:rsidR="00FC09E3" w:rsidRPr="001A5075" w:rsidTr="00435616">
        <w:tc>
          <w:tcPr>
            <w:tcW w:w="2841" w:type="dxa"/>
          </w:tcPr>
          <w:p w:rsidR="00FC09E3" w:rsidRPr="001A5075" w:rsidRDefault="00FC09E3" w:rsidP="00AE0A08">
            <w:r w:rsidRPr="001A5075">
              <w:t>Solicitar información a los controladores de zona</w:t>
            </w:r>
          </w:p>
        </w:tc>
        <w:tc>
          <w:tcPr>
            <w:tcW w:w="2839" w:type="dxa"/>
          </w:tcPr>
          <w:p w:rsidR="00FC09E3" w:rsidRPr="001A5075" w:rsidRDefault="00CD0B59" w:rsidP="001321B8">
            <w:r w:rsidRPr="001A5075">
              <w:t>Permite saber las plazas libres que posee cada uno de los controladores</w:t>
            </w:r>
            <w:ins w:id="66" w:author="Ana Maria Zuñiga V" w:date="2014-08-27T01:14:00Z">
              <w:r w:rsidR="001321B8">
                <w:t>,</w:t>
              </w:r>
            </w:ins>
            <w:r w:rsidRPr="001A5075">
              <w:t xml:space="preserve"> lo que</w:t>
            </w:r>
            <w:r w:rsidR="00986CB3" w:rsidRPr="001A5075">
              <w:t xml:space="preserve"> posibilita que el usuario sepa</w:t>
            </w:r>
            <w:r w:rsidRPr="001A5075">
              <w:t xml:space="preserve"> en qué controlador </w:t>
            </w:r>
            <w:r w:rsidR="001A5075">
              <w:t xml:space="preserve">y en qué zona </w:t>
            </w:r>
            <w:r w:rsidRPr="001A5075">
              <w:t xml:space="preserve">hay </w:t>
            </w:r>
            <w:del w:id="67" w:author="Ana Maria Zuñiga V" w:date="2014-08-27T01:14:00Z">
              <w:r w:rsidR="001A5075" w:rsidDel="001321B8">
                <w:delText xml:space="preserve">donde </w:delText>
              </w:r>
            </w:del>
            <w:ins w:id="68" w:author="Ana Maria Zuñiga V" w:date="2014-08-27T01:14:00Z">
              <w:r w:rsidR="001321B8">
                <w:lastRenderedPageBreak/>
                <w:t xml:space="preserve">espacio para </w:t>
              </w:r>
            </w:ins>
            <w:r w:rsidR="001A5075">
              <w:t>aparcar</w:t>
            </w:r>
            <w:r w:rsidRPr="001A5075">
              <w:t xml:space="preserve">. </w:t>
            </w:r>
          </w:p>
        </w:tc>
        <w:tc>
          <w:tcPr>
            <w:tcW w:w="3040" w:type="dxa"/>
          </w:tcPr>
          <w:p w:rsidR="00FC09E3" w:rsidRPr="001A5075" w:rsidRDefault="00CD0B59" w:rsidP="00AE0A08">
            <w:pPr>
              <w:jc w:val="center"/>
            </w:pPr>
            <w:r w:rsidRPr="001A5075">
              <w:lastRenderedPageBreak/>
              <w:t>ADMINISTRADOR/</w:t>
            </w:r>
            <w:r w:rsidR="00084AA7" w:rsidRPr="001A5075">
              <w:t>AUTOGESTIÓN</w:t>
            </w:r>
            <w:r w:rsidRPr="001A5075">
              <w:t xml:space="preserve"> DEL SISTEMA</w:t>
            </w:r>
            <w:r w:rsidR="001A5075">
              <w:rPr>
                <w:rStyle w:val="Refdenotaalpie"/>
              </w:rPr>
              <w:footnoteReference w:id="2"/>
            </w:r>
            <w:r w:rsidR="001A5075">
              <w:t xml:space="preserve">  </w:t>
            </w:r>
          </w:p>
        </w:tc>
      </w:tr>
      <w:tr w:rsidR="009C227B" w:rsidRPr="001A5075" w:rsidTr="00435616">
        <w:tc>
          <w:tcPr>
            <w:tcW w:w="2841" w:type="dxa"/>
          </w:tcPr>
          <w:p w:rsidR="009C227B" w:rsidRPr="001A5075" w:rsidRDefault="00FC09E3" w:rsidP="00AE0A08">
            <w:r w:rsidRPr="001A5075">
              <w:lastRenderedPageBreak/>
              <w:t>Inicializar las plazas libres y totales de una zona de un controlador en específico</w:t>
            </w:r>
          </w:p>
        </w:tc>
        <w:tc>
          <w:tcPr>
            <w:tcW w:w="2839" w:type="dxa"/>
          </w:tcPr>
          <w:p w:rsidR="009C227B" w:rsidRPr="001A5075" w:rsidRDefault="00CD0B59" w:rsidP="00986CB3">
            <w:r w:rsidRPr="001A5075">
              <w:t>Permite inicializar las plazas</w:t>
            </w:r>
            <w:r w:rsidR="001A5075">
              <w:t xml:space="preserve"> totales y</w:t>
            </w:r>
            <w:r w:rsidRPr="001A5075">
              <w:t xml:space="preserve"> libres de una zona de un controlado</w:t>
            </w:r>
            <w:r w:rsidR="00986CB3" w:rsidRPr="001A5075">
              <w:t>r en específico, posibilita</w:t>
            </w:r>
            <w:r w:rsidR="00AE0A08" w:rsidRPr="001A5075">
              <w:t xml:space="preserve"> tener zonas de diferentes capacidades.</w:t>
            </w:r>
          </w:p>
        </w:tc>
        <w:tc>
          <w:tcPr>
            <w:tcW w:w="3040" w:type="dxa"/>
          </w:tcPr>
          <w:p w:rsidR="009C227B" w:rsidRPr="001A5075" w:rsidRDefault="00AE0A08" w:rsidP="00AE0A08">
            <w:pPr>
              <w:jc w:val="center"/>
            </w:pPr>
            <w:r w:rsidRPr="001A5075">
              <w:t>ADMINISTRADOR</w:t>
            </w:r>
          </w:p>
        </w:tc>
      </w:tr>
      <w:tr w:rsidR="009C227B" w:rsidRPr="001A5075" w:rsidTr="00435616">
        <w:tc>
          <w:tcPr>
            <w:tcW w:w="2841" w:type="dxa"/>
          </w:tcPr>
          <w:p w:rsidR="009C227B" w:rsidRPr="001A5075" w:rsidRDefault="00FC09E3" w:rsidP="00AE0A08">
            <w:r w:rsidRPr="001A5075">
              <w:t>Reportar ingreso o salida de un usuario al sistema de parqueo</w:t>
            </w:r>
          </w:p>
        </w:tc>
        <w:tc>
          <w:tcPr>
            <w:tcW w:w="2839" w:type="dxa"/>
          </w:tcPr>
          <w:p w:rsidR="009C227B" w:rsidRPr="001A5075" w:rsidRDefault="00AE0A08" w:rsidP="001A5075">
            <w:r w:rsidRPr="001A5075">
              <w:t>Reporta si un usuario ha ingresado al sistema de parqueo si y solo si</w:t>
            </w:r>
            <w:r w:rsidR="00435616" w:rsidRPr="001A5075">
              <w:t>: El</w:t>
            </w:r>
            <w:r w:rsidRPr="001A5075">
              <w:t xml:space="preserve"> código del usuario y la placa de su vehículo se encuentra registrado en </w:t>
            </w:r>
            <w:r w:rsidR="001A5075">
              <w:t>los repositorios de datos del sistema de parqueo.</w:t>
            </w:r>
          </w:p>
        </w:tc>
        <w:tc>
          <w:tcPr>
            <w:tcW w:w="3040" w:type="dxa"/>
          </w:tcPr>
          <w:p w:rsidR="009C227B" w:rsidRPr="001A5075" w:rsidRDefault="00AE0A08" w:rsidP="00AE0A08">
            <w:pPr>
              <w:jc w:val="center"/>
            </w:pPr>
            <w:r w:rsidRPr="001A5075">
              <w:t>USUARIO</w:t>
            </w:r>
          </w:p>
        </w:tc>
      </w:tr>
      <w:tr w:rsidR="009C227B" w:rsidRPr="001A5075" w:rsidTr="00435616">
        <w:tc>
          <w:tcPr>
            <w:tcW w:w="2841" w:type="dxa"/>
          </w:tcPr>
          <w:p w:rsidR="009C227B" w:rsidRPr="001A5075" w:rsidRDefault="00FC09E3" w:rsidP="00AE0A08">
            <w:r w:rsidRPr="001A5075">
              <w:t>Reportar el ingreso o salida de un usuario en una zona</w:t>
            </w:r>
          </w:p>
        </w:tc>
        <w:tc>
          <w:tcPr>
            <w:tcW w:w="2839" w:type="dxa"/>
          </w:tcPr>
          <w:p w:rsidR="009C227B" w:rsidRPr="001A5075" w:rsidRDefault="00AE0A08" w:rsidP="00DD24AC">
            <w:r w:rsidRPr="001A5075">
              <w:t xml:space="preserve">Reporta si un vehículo ha ingresado o ha dejado una zona cuando se detecte una secuencia específica </w:t>
            </w:r>
            <w:r w:rsidR="00435616" w:rsidRPr="001A5075">
              <w:t>en los sensores de la zona.</w:t>
            </w:r>
          </w:p>
        </w:tc>
        <w:tc>
          <w:tcPr>
            <w:tcW w:w="3040" w:type="dxa"/>
          </w:tcPr>
          <w:p w:rsidR="009C227B" w:rsidRPr="001A5075" w:rsidRDefault="00435616" w:rsidP="00435616">
            <w:pPr>
              <w:keepNext/>
              <w:jc w:val="center"/>
            </w:pPr>
            <w:r w:rsidRPr="001A5075">
              <w:t>USUARIO</w:t>
            </w:r>
          </w:p>
        </w:tc>
      </w:tr>
    </w:tbl>
    <w:p w:rsidR="00435616" w:rsidRPr="001A5075" w:rsidRDefault="00435616" w:rsidP="00435616">
      <w:pPr>
        <w:pStyle w:val="Epgrafe"/>
        <w:jc w:val="center"/>
      </w:pPr>
      <w:r w:rsidRPr="001A5075">
        <w:t xml:space="preserve">Tabla </w:t>
      </w:r>
      <w:r w:rsidRPr="001A5075">
        <w:fldChar w:fldCharType="begin"/>
      </w:r>
      <w:r w:rsidRPr="001A5075">
        <w:instrText xml:space="preserve"> SEQ Tabla \* ARABIC </w:instrText>
      </w:r>
      <w:r w:rsidRPr="001A5075">
        <w:fldChar w:fldCharType="separate"/>
      </w:r>
      <w:r w:rsidRPr="001A5075">
        <w:t>1</w:t>
      </w:r>
      <w:r w:rsidRPr="001A5075">
        <w:fldChar w:fldCharType="end"/>
      </w:r>
      <w:r w:rsidRPr="001A5075">
        <w:t xml:space="preserve"> Funciones del sistema de parqueo de la PUJC</w:t>
      </w:r>
    </w:p>
    <w:p w:rsidR="00435616" w:rsidRPr="001A5075" w:rsidRDefault="00435616" w:rsidP="00435616"/>
    <w:p w:rsidR="00435616" w:rsidRPr="001A5075" w:rsidRDefault="00B249A6" w:rsidP="001A6025">
      <w:pPr>
        <w:pStyle w:val="Ttulo2"/>
        <w:numPr>
          <w:ilvl w:val="1"/>
          <w:numId w:val="43"/>
        </w:numPr>
      </w:pPr>
      <w:r w:rsidRPr="001A5075">
        <w:t>Modelado</w:t>
      </w:r>
    </w:p>
    <w:p w:rsidR="003C2A7F" w:rsidRPr="001A5075" w:rsidRDefault="003C2A7F" w:rsidP="00AA099A"/>
    <w:p w:rsidR="00C72BCE" w:rsidRDefault="00B249A6" w:rsidP="00B249A6">
      <w:pPr>
        <w:jc w:val="both"/>
        <w:rPr>
          <w:ins w:id="69" w:author="Ana Maria Zuñiga V" w:date="2014-08-27T01:07:00Z"/>
        </w:rPr>
      </w:pPr>
      <w:r w:rsidRPr="001A5075">
        <w:t xml:space="preserve">Para </w:t>
      </w:r>
      <w:ins w:id="70" w:author="Ana Maria Zuñiga V" w:date="2014-08-27T01:00:00Z">
        <w:r w:rsidR="005671D3">
          <w:t xml:space="preserve">realizar </w:t>
        </w:r>
      </w:ins>
      <w:r w:rsidRPr="001A5075">
        <w:t>el modelado del sistema de parqueo de la PUJC</w:t>
      </w:r>
      <w:ins w:id="71" w:author="Ana Maria Zuñiga V" w:date="2014-08-27T01:00:00Z">
        <w:r w:rsidR="005671D3">
          <w:t>,</w:t>
        </w:r>
      </w:ins>
      <w:r w:rsidRPr="001A5075">
        <w:t xml:space="preserve"> se hizo uso del lenguaje SDL sobre la herramienta RTDS</w:t>
      </w:r>
      <w:ins w:id="72" w:author="Ana Maria Zuñiga V" w:date="2014-08-27T01:01:00Z">
        <w:r w:rsidR="005671D3">
          <w:t xml:space="preserve">; </w:t>
        </w:r>
        <w:proofErr w:type="spellStart"/>
        <w:r w:rsidR="005671D3">
          <w:t>el</w:t>
        </w:r>
      </w:ins>
      <w:del w:id="73" w:author="Ana Maria Zuñiga V" w:date="2014-08-27T01:01:00Z">
        <w:r w:rsidRPr="001A5075" w:rsidDel="005671D3">
          <w:delText>. E</w:delText>
        </w:r>
      </w:del>
      <w:r w:rsidRPr="001A5075">
        <w:t>l</w:t>
      </w:r>
      <w:proofErr w:type="spellEnd"/>
      <w:r w:rsidRPr="001A5075">
        <w:t xml:space="preserve"> modelo del sistema cuenta con las funciones descritas en la tabla </w:t>
      </w:r>
      <w:del w:id="74" w:author="Usuario de Windows" w:date="2014-08-27T01:44:00Z">
        <w:r w:rsidRPr="001A5075" w:rsidDel="00F1572A">
          <w:delText>1</w:delText>
        </w:r>
      </w:del>
      <w:ins w:id="75" w:author="Ana Maria Zuñiga V" w:date="2014-08-27T01:07:00Z">
        <w:del w:id="76" w:author="Usuario de Windows" w:date="2014-08-27T01:44:00Z">
          <w:r w:rsidR="00C72BCE" w:rsidDel="00F1572A">
            <w:delText xml:space="preserve"> presentada en el </w:delText>
          </w:r>
          <w:r w:rsidR="00B06C69" w:rsidDel="00F1572A">
            <w:delText>punto</w:delText>
          </w:r>
          <w:r w:rsidR="00C72BCE" w:rsidDel="00F1572A">
            <w:delText xml:space="preserve"> anterior</w:delText>
          </w:r>
        </w:del>
      </w:ins>
      <w:ins w:id="77" w:author="Usuario de Windows" w:date="2014-08-27T01:44:00Z">
        <w:r w:rsidR="00F1572A">
          <w:t>1</w:t>
        </w:r>
      </w:ins>
      <w:ins w:id="78" w:author="Ana Maria Zuñiga V" w:date="2014-08-27T01:07:00Z">
        <w:r w:rsidR="00C72BCE">
          <w:t>.</w:t>
        </w:r>
      </w:ins>
      <w:del w:id="79" w:author="Ana Maria Zuñiga V" w:date="2014-08-27T01:07:00Z">
        <w:r w:rsidRPr="001A5075" w:rsidDel="00C72BCE">
          <w:delText xml:space="preserve">. </w:delText>
        </w:r>
      </w:del>
    </w:p>
    <w:p w:rsidR="00B249A6" w:rsidRPr="001A5075" w:rsidRDefault="00B249A6" w:rsidP="00B249A6">
      <w:pPr>
        <w:jc w:val="both"/>
      </w:pPr>
      <w:r w:rsidRPr="001A5075">
        <w:t xml:space="preserve">La arquitectura del sistema se divide en dos grandes bloques y estos a su vez se dividen en </w:t>
      </w:r>
      <w:r w:rsidR="001A6025" w:rsidRPr="001A5075">
        <w:t>más</w:t>
      </w:r>
      <w:r w:rsidRPr="001A5075">
        <w:t xml:space="preserve"> bloques y procesos. La figura 3 detalla la arquitectura general del sistema de parqueo de la PUJC.</w:t>
      </w:r>
    </w:p>
    <w:p w:rsidR="00B249A6" w:rsidRPr="001A5075" w:rsidRDefault="00B249A6" w:rsidP="00B249A6">
      <w:pPr>
        <w:jc w:val="both"/>
      </w:pPr>
      <w:r w:rsidRPr="001A5075">
        <w:rPr>
          <w:noProof/>
          <w:lang w:val="es-ES" w:eastAsia="es-ES"/>
        </w:rPr>
        <w:drawing>
          <wp:inline distT="0" distB="0" distL="0" distR="0" wp14:anchorId="4E2382F9" wp14:editId="436472C2">
            <wp:extent cx="5400040" cy="2483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83725"/>
                    </a:xfrm>
                    <a:prstGeom prst="rect">
                      <a:avLst/>
                    </a:prstGeom>
                  </pic:spPr>
                </pic:pic>
              </a:graphicData>
            </a:graphic>
          </wp:inline>
        </w:drawing>
      </w:r>
    </w:p>
    <w:p w:rsidR="00B249A6" w:rsidRPr="001A5075" w:rsidRDefault="00B249A6" w:rsidP="00B249A6">
      <w:pPr>
        <w:jc w:val="center"/>
      </w:pPr>
      <w:r w:rsidRPr="001A5075">
        <w:t>Figura 3. Arquitectura del modelo del sistema de parqueo de la PUJC</w:t>
      </w:r>
    </w:p>
    <w:p w:rsidR="00B249A6" w:rsidRPr="001A5075" w:rsidRDefault="00A86033" w:rsidP="00B249A6">
      <w:pPr>
        <w:jc w:val="both"/>
      </w:pPr>
      <w:r w:rsidRPr="001A5075">
        <w:lastRenderedPageBreak/>
        <w:t>Como se aprecia</w:t>
      </w:r>
      <w:r w:rsidR="000C6C50" w:rsidRPr="001A5075">
        <w:t xml:space="preserve"> en la figura 3, el sistema cuenta con dos bloques </w:t>
      </w:r>
      <w:proofErr w:type="spellStart"/>
      <w:r w:rsidR="000C6C50" w:rsidRPr="001A5075">
        <w:t>principales</w:t>
      </w:r>
      <w:del w:id="80" w:author="Ana Maria Zuñiga V" w:date="2014-08-27T01:10:00Z">
        <w:r w:rsidR="000C6C50" w:rsidRPr="001A5075" w:rsidDel="004B504F">
          <w:delText xml:space="preserve"> </w:delText>
        </w:r>
      </w:del>
      <w:ins w:id="81" w:author="Ana Maria Zuñiga V" w:date="2014-08-27T01:10:00Z">
        <w:r w:rsidR="004B504F">
          <w:t>llamados</w:t>
        </w:r>
      </w:ins>
      <w:proofErr w:type="spellEnd"/>
      <w:del w:id="82" w:author="Ana Maria Zuñiga V" w:date="2014-08-27T01:10:00Z">
        <w:r w:rsidR="000C6C50" w:rsidRPr="001A5075" w:rsidDel="004B504F">
          <w:delText>que se llaman:</w:delText>
        </w:r>
      </w:del>
      <w:r w:rsidR="000C6C50" w:rsidRPr="001A5075">
        <w:t xml:space="preserve"> ParkingLotSystem y UnmodeledProcesses. El primer bloque </w:t>
      </w:r>
      <w:del w:id="83" w:author="Ana Maria Zuñiga V" w:date="2014-08-27T01:11:00Z">
        <w:r w:rsidR="000C6C50" w:rsidRPr="001A5075" w:rsidDel="004B504F">
          <w:delText xml:space="preserve">cuenta </w:delText>
        </w:r>
      </w:del>
      <w:ins w:id="84" w:author="Ana Maria Zuñiga V" w:date="2014-08-27T01:11:00Z">
        <w:r w:rsidR="004B504F">
          <w:t>está conformado por</w:t>
        </w:r>
        <w:r w:rsidR="004B504F" w:rsidRPr="001A5075">
          <w:t xml:space="preserve"> </w:t>
        </w:r>
      </w:ins>
      <w:del w:id="85" w:author="Ana Maria Zuñiga V" w:date="2014-08-27T01:11:00Z">
        <w:r w:rsidR="000C6C50" w:rsidRPr="001A5075" w:rsidDel="004B504F">
          <w:delText xml:space="preserve">con </w:delText>
        </w:r>
      </w:del>
      <w:r w:rsidR="000C6C50" w:rsidRPr="001A5075">
        <w:t>los procesos y elementos que se han modelado con un mayor nivel de detalle; por el contrario</w:t>
      </w:r>
      <w:ins w:id="86" w:author="Ana Maria Zuñiga V" w:date="2014-08-27T01:11:00Z">
        <w:r w:rsidR="00EB4653">
          <w:t>,</w:t>
        </w:r>
      </w:ins>
      <w:r w:rsidR="000C6C50" w:rsidRPr="001A5075">
        <w:t xml:space="preserve"> en el segundo bloque se encuentran los elementos del sistema que no se ha</w:t>
      </w:r>
      <w:ins w:id="87" w:author="Ana Maria Zuñiga V" w:date="2014-08-27T01:11:00Z">
        <w:r w:rsidR="00EB4653">
          <w:t>n</w:t>
        </w:r>
      </w:ins>
      <w:r w:rsidR="000C6C50" w:rsidRPr="001A5075">
        <w:t xml:space="preserve"> modelado sino que se han considerado como procesos</w:t>
      </w:r>
      <w:ins w:id="88" w:author="Ana Maria Zuñiga V" w:date="2014-08-27T01:15:00Z">
        <w:r w:rsidR="00F26048">
          <w:t>,</w:t>
        </w:r>
      </w:ins>
      <w:r w:rsidR="000C6C50" w:rsidRPr="001A5075">
        <w:t xml:space="preserve"> los cuales reciben un valor y retornan otro pero sin </w:t>
      </w:r>
      <w:del w:id="89" w:author="Ana Maria Zuñiga V" w:date="2014-08-27T01:16:00Z">
        <w:r w:rsidR="000C6C50" w:rsidRPr="001A5075" w:rsidDel="00F26048">
          <w:delText xml:space="preserve">haber </w:delText>
        </w:r>
      </w:del>
      <w:ins w:id="90" w:author="Ana Maria Zuñiga V" w:date="2014-08-27T01:16:00Z">
        <w:r w:rsidR="00F26048">
          <w:t>realizarse</w:t>
        </w:r>
        <w:r w:rsidR="00F26048" w:rsidRPr="001A5075">
          <w:t xml:space="preserve"> </w:t>
        </w:r>
      </w:ins>
      <w:r w:rsidR="000C6C50" w:rsidRPr="001A5075">
        <w:t>un procesamiento específico de la información</w:t>
      </w:r>
      <w:r w:rsidR="00B1184F" w:rsidRPr="001A5075">
        <w:t>, dado que no es de interés del proyecto modelar</w:t>
      </w:r>
      <w:ins w:id="91" w:author="Ana Maria Zuñiga V" w:date="2014-08-27T01:17:00Z">
        <w:r w:rsidR="00F26048">
          <w:t>los</w:t>
        </w:r>
      </w:ins>
      <w:del w:id="92" w:author="Ana Maria Zuñiga V" w:date="2014-08-27T01:17:00Z">
        <w:r w:rsidR="00B1184F" w:rsidRPr="001A5075" w:rsidDel="00F26048">
          <w:delText xml:space="preserve"> estos</w:delText>
        </w:r>
      </w:del>
      <w:r w:rsidR="00B1184F" w:rsidRPr="001A5075">
        <w:t>.</w:t>
      </w:r>
    </w:p>
    <w:p w:rsidR="00230E26" w:rsidRPr="001A5075" w:rsidRDefault="00230E26" w:rsidP="00B249A6">
      <w:pPr>
        <w:jc w:val="both"/>
      </w:pPr>
      <w:r w:rsidRPr="001A5075">
        <w:t>La</w:t>
      </w:r>
      <w:r w:rsidR="00986CB3" w:rsidRPr="001A5075">
        <w:t>s</w:t>
      </w:r>
      <w:r w:rsidRPr="001A5075">
        <w:t xml:space="preserve"> tabla</w:t>
      </w:r>
      <w:r w:rsidR="00986CB3" w:rsidRPr="001A5075">
        <w:t>s</w:t>
      </w:r>
      <w:r w:rsidRPr="001A5075">
        <w:t xml:space="preserve"> 2 y 3 describe</w:t>
      </w:r>
      <w:r w:rsidR="00986CB3" w:rsidRPr="001A5075">
        <w:t>n</w:t>
      </w:r>
      <w:r w:rsidRPr="001A5075">
        <w:t xml:space="preserve"> las funciones generales de cada bloque y </w:t>
      </w:r>
      <w:ins w:id="93" w:author="Ana Maria Zuñiga V" w:date="2014-08-27T01:17:00Z">
        <w:r w:rsidR="00F26048">
          <w:t xml:space="preserve">de los </w:t>
        </w:r>
      </w:ins>
      <w:r w:rsidRPr="001A5075">
        <w:t>proceso</w:t>
      </w:r>
      <w:ins w:id="94" w:author="Ana Maria Zuñiga V" w:date="2014-08-27T01:17:00Z">
        <w:r w:rsidR="00F26048">
          <w:t>s</w:t>
        </w:r>
      </w:ins>
      <w:r w:rsidRPr="001A5075">
        <w:t xml:space="preserve"> del sistema de parqueo</w:t>
      </w:r>
      <w:ins w:id="95" w:author="Ana Maria Zuñiga V" w:date="2014-08-27T01:17:00Z">
        <w:r w:rsidR="00F26048">
          <w:t>,</w:t>
        </w:r>
      </w:ins>
      <w:r w:rsidRPr="001A5075">
        <w:t xml:space="preserve"> respectivamente</w:t>
      </w:r>
      <w:ins w:id="96" w:author="Ana Maria Zuñiga V" w:date="2014-08-27T01:18:00Z">
        <w:r w:rsidR="00F26048">
          <w:t>:</w:t>
        </w:r>
      </w:ins>
      <w:del w:id="97" w:author="Ana Maria Zuñiga V" w:date="2014-08-27T01:17:00Z">
        <w:r w:rsidRPr="001A5075" w:rsidDel="00F26048">
          <w:delText>.</w:delText>
        </w:r>
      </w:del>
    </w:p>
    <w:tbl>
      <w:tblPr>
        <w:tblStyle w:val="Tablaconcuadrcula"/>
        <w:tblW w:w="0" w:type="auto"/>
        <w:jc w:val="center"/>
        <w:tblLook w:val="04A0" w:firstRow="1" w:lastRow="0" w:firstColumn="1" w:lastColumn="0" w:noHBand="0" w:noVBand="1"/>
      </w:tblPr>
      <w:tblGrid>
        <w:gridCol w:w="2355"/>
        <w:gridCol w:w="4322"/>
      </w:tblGrid>
      <w:tr w:rsidR="00F82096" w:rsidRPr="001A5075" w:rsidTr="00F82096">
        <w:trPr>
          <w:jc w:val="center"/>
        </w:trPr>
        <w:tc>
          <w:tcPr>
            <w:tcW w:w="2355" w:type="dxa"/>
          </w:tcPr>
          <w:p w:rsidR="00F82096" w:rsidRPr="001A5075" w:rsidRDefault="00F82096" w:rsidP="00F82096">
            <w:pPr>
              <w:tabs>
                <w:tab w:val="left" w:pos="2385"/>
              </w:tabs>
              <w:jc w:val="center"/>
              <w:rPr>
                <w:b/>
              </w:rPr>
            </w:pPr>
            <w:r w:rsidRPr="001A5075">
              <w:rPr>
                <w:b/>
              </w:rPr>
              <w:t>Nombre del bloque</w:t>
            </w:r>
          </w:p>
        </w:tc>
        <w:tc>
          <w:tcPr>
            <w:tcW w:w="4322" w:type="dxa"/>
          </w:tcPr>
          <w:p w:rsidR="00F82096" w:rsidRPr="001A5075" w:rsidRDefault="00F82096" w:rsidP="00F82096">
            <w:pPr>
              <w:jc w:val="center"/>
              <w:rPr>
                <w:b/>
              </w:rPr>
            </w:pPr>
            <w:r w:rsidRPr="001A5075">
              <w:rPr>
                <w:b/>
              </w:rPr>
              <w:t>Propósito/Función</w:t>
            </w:r>
          </w:p>
        </w:tc>
      </w:tr>
      <w:tr w:rsidR="00F82096" w:rsidRPr="001A5075" w:rsidTr="00F82096">
        <w:trPr>
          <w:jc w:val="center"/>
        </w:trPr>
        <w:tc>
          <w:tcPr>
            <w:tcW w:w="2355" w:type="dxa"/>
          </w:tcPr>
          <w:p w:rsidR="00F82096" w:rsidRPr="001A5075" w:rsidRDefault="00F82096" w:rsidP="00F82096">
            <w:pPr>
              <w:jc w:val="center"/>
            </w:pPr>
            <w:r w:rsidRPr="001A5075">
              <w:t>ParkingLotSystem</w:t>
            </w:r>
          </w:p>
        </w:tc>
        <w:tc>
          <w:tcPr>
            <w:tcW w:w="4322" w:type="dxa"/>
          </w:tcPr>
          <w:p w:rsidR="00F82096" w:rsidRPr="001A5075" w:rsidRDefault="00F82096" w:rsidP="009359B8">
            <w:pPr>
              <w:jc w:val="both"/>
            </w:pPr>
            <w:r w:rsidRPr="001A5075">
              <w:t>Tiene como propósito agrupar los bloques BMainSystemManager, BCtrlZone y BZone. Adicionalmente es el bloque que tiene más interacción con el Administrador.</w:t>
            </w:r>
          </w:p>
        </w:tc>
      </w:tr>
      <w:tr w:rsidR="00F82096" w:rsidRPr="001A5075" w:rsidTr="00F82096">
        <w:trPr>
          <w:jc w:val="center"/>
        </w:trPr>
        <w:tc>
          <w:tcPr>
            <w:tcW w:w="2355" w:type="dxa"/>
          </w:tcPr>
          <w:p w:rsidR="00F82096" w:rsidRPr="001A5075" w:rsidRDefault="00F82096" w:rsidP="00F82096">
            <w:pPr>
              <w:jc w:val="center"/>
            </w:pPr>
            <w:r w:rsidRPr="001A5075">
              <w:t>UnmodeledProcesses</w:t>
            </w:r>
          </w:p>
        </w:tc>
        <w:tc>
          <w:tcPr>
            <w:tcW w:w="4322" w:type="dxa"/>
          </w:tcPr>
          <w:p w:rsidR="00F82096" w:rsidRPr="001A5075" w:rsidRDefault="00F82096" w:rsidP="00B249A6">
            <w:pPr>
              <w:jc w:val="both"/>
            </w:pPr>
            <w:r w:rsidRPr="001A5075">
              <w:t xml:space="preserve">Tiene como propósito agrupar los procesos no modelados que son: pDataBase, </w:t>
            </w:r>
            <w:proofErr w:type="spellStart"/>
            <w:r w:rsidRPr="001A5075">
              <w:t>pCardReader</w:t>
            </w:r>
            <w:proofErr w:type="spellEnd"/>
            <w:r w:rsidRPr="001A5075">
              <w:t xml:space="preserve">, </w:t>
            </w:r>
            <w:proofErr w:type="spellStart"/>
            <w:r w:rsidRPr="001A5075">
              <w:t>pCam</w:t>
            </w:r>
            <w:r w:rsidR="002C0EBF">
              <w:t>era</w:t>
            </w:r>
            <w:proofErr w:type="spellEnd"/>
            <w:r w:rsidR="002C0EBF">
              <w:t xml:space="preserve"> y </w:t>
            </w:r>
            <w:proofErr w:type="spellStart"/>
            <w:r w:rsidR="002C0EBF">
              <w:t>pCreatorCardReaderNCamera</w:t>
            </w:r>
            <w:proofErr w:type="spellEnd"/>
            <w:r w:rsidR="002C0EBF">
              <w:t>. En este bloque se da lugar a la validación de usuarios permitidos para ingresar o salir del sistema de parqueo.</w:t>
            </w:r>
          </w:p>
        </w:tc>
      </w:tr>
      <w:tr w:rsidR="00F82096" w:rsidRPr="001A5075" w:rsidTr="00F82096">
        <w:trPr>
          <w:jc w:val="center"/>
        </w:trPr>
        <w:tc>
          <w:tcPr>
            <w:tcW w:w="2355" w:type="dxa"/>
          </w:tcPr>
          <w:p w:rsidR="00F82096" w:rsidRPr="001A5075" w:rsidRDefault="00F82096" w:rsidP="00F82096">
            <w:pPr>
              <w:jc w:val="center"/>
            </w:pPr>
            <w:r w:rsidRPr="001A5075">
              <w:t>BMainSystemManager</w:t>
            </w:r>
          </w:p>
        </w:tc>
        <w:tc>
          <w:tcPr>
            <w:tcW w:w="4322" w:type="dxa"/>
          </w:tcPr>
          <w:p w:rsidR="00F82096" w:rsidRPr="001A5075" w:rsidRDefault="00F82096" w:rsidP="009359B8">
            <w:pPr>
              <w:jc w:val="both"/>
            </w:pPr>
            <w:r w:rsidRPr="001A5075">
              <w:t xml:space="preserve">Agrupa los procesos </w:t>
            </w:r>
            <w:proofErr w:type="spellStart"/>
            <w:r w:rsidRPr="001A5075">
              <w:t>pMainSystemManager</w:t>
            </w:r>
            <w:proofErr w:type="spellEnd"/>
            <w:r w:rsidRPr="001A5075">
              <w:t xml:space="preserve"> y el proceso </w:t>
            </w:r>
            <w:proofErr w:type="spellStart"/>
            <w:r w:rsidRPr="001A5075">
              <w:t>pTesting</w:t>
            </w:r>
            <w:proofErr w:type="spellEnd"/>
            <w:r w:rsidRPr="001A5075">
              <w:rPr>
                <w:rStyle w:val="Refdenotaalpie"/>
              </w:rPr>
              <w:footnoteReference w:id="3"/>
            </w:r>
            <w:r w:rsidR="0069692E" w:rsidRPr="001A5075">
              <w:t>, este bloque interactú</w:t>
            </w:r>
            <w:r w:rsidRPr="001A5075">
              <w:t>a principalmente con el Administrador.</w:t>
            </w:r>
          </w:p>
        </w:tc>
      </w:tr>
      <w:tr w:rsidR="00F82096" w:rsidRPr="001A5075" w:rsidTr="00F82096">
        <w:trPr>
          <w:jc w:val="center"/>
        </w:trPr>
        <w:tc>
          <w:tcPr>
            <w:tcW w:w="2355" w:type="dxa"/>
          </w:tcPr>
          <w:p w:rsidR="00F82096" w:rsidRPr="001A5075" w:rsidRDefault="00F82096" w:rsidP="00F82096">
            <w:pPr>
              <w:jc w:val="center"/>
            </w:pPr>
            <w:r w:rsidRPr="001A5075">
              <w:t>BCtrlZone</w:t>
            </w:r>
          </w:p>
        </w:tc>
        <w:tc>
          <w:tcPr>
            <w:tcW w:w="4322" w:type="dxa"/>
          </w:tcPr>
          <w:p w:rsidR="00F82096" w:rsidRPr="001A5075" w:rsidRDefault="00F82096" w:rsidP="00817D31">
            <w:pPr>
              <w:jc w:val="both"/>
            </w:pPr>
            <w:r w:rsidRPr="001A5075">
              <w:t xml:space="preserve">Agrupa los procesos </w:t>
            </w:r>
            <w:proofErr w:type="spellStart"/>
            <w:r w:rsidRPr="001A5075">
              <w:t>pCtrl</w:t>
            </w:r>
            <w:proofErr w:type="spellEnd"/>
            <w:r w:rsidRPr="001A5075">
              <w:t xml:space="preserve"> y </w:t>
            </w:r>
            <w:proofErr w:type="spellStart"/>
            <w:r w:rsidRPr="001A5075">
              <w:t>pCtrlManager</w:t>
            </w:r>
            <w:proofErr w:type="spellEnd"/>
            <w:r w:rsidRPr="001A5075">
              <w:t xml:space="preserve">, </w:t>
            </w:r>
            <w:r w:rsidR="002C0EBF" w:rsidRPr="001A5075">
              <w:t>interactúa</w:t>
            </w:r>
            <w:r w:rsidRPr="001A5075">
              <w:t xml:space="preserve"> básicamente con </w:t>
            </w:r>
            <w:r w:rsidR="00817D31">
              <w:t>los</w:t>
            </w:r>
            <w:r w:rsidRPr="001A5075">
              <w:t xml:space="preserve"> bloque</w:t>
            </w:r>
            <w:r w:rsidR="00817D31">
              <w:t>s</w:t>
            </w:r>
            <w:r w:rsidRPr="001A5075">
              <w:t xml:space="preserve"> BMainSystemManager y BZone.</w:t>
            </w:r>
          </w:p>
        </w:tc>
      </w:tr>
      <w:tr w:rsidR="00F82096" w:rsidRPr="001A5075" w:rsidTr="00F82096">
        <w:trPr>
          <w:jc w:val="center"/>
        </w:trPr>
        <w:tc>
          <w:tcPr>
            <w:tcW w:w="2355" w:type="dxa"/>
          </w:tcPr>
          <w:p w:rsidR="00F82096" w:rsidRPr="001A5075" w:rsidRDefault="00F82096" w:rsidP="00F82096">
            <w:pPr>
              <w:jc w:val="center"/>
            </w:pPr>
            <w:r w:rsidRPr="001A5075">
              <w:t>BZone</w:t>
            </w:r>
          </w:p>
        </w:tc>
        <w:tc>
          <w:tcPr>
            <w:tcW w:w="4322" w:type="dxa"/>
          </w:tcPr>
          <w:p w:rsidR="00F82096" w:rsidRPr="001A5075" w:rsidRDefault="009359B8" w:rsidP="00B249A6">
            <w:pPr>
              <w:jc w:val="both"/>
            </w:pPr>
            <w:r w:rsidRPr="001A5075">
              <w:t xml:space="preserve">Agrupa los procesos </w:t>
            </w:r>
            <w:proofErr w:type="spellStart"/>
            <w:r w:rsidRPr="001A5075">
              <w:t>pZone</w:t>
            </w:r>
            <w:proofErr w:type="spellEnd"/>
            <w:r w:rsidRPr="001A5075">
              <w:t xml:space="preserve">, </w:t>
            </w:r>
            <w:proofErr w:type="spellStart"/>
            <w:r w:rsidRPr="001A5075">
              <w:t>pZoneManager</w:t>
            </w:r>
            <w:proofErr w:type="spellEnd"/>
            <w:r w:rsidRPr="001A5075">
              <w:t xml:space="preserve">, </w:t>
            </w:r>
            <w:proofErr w:type="spellStart"/>
            <w:r w:rsidR="00817D31">
              <w:t>pCreatorZoneManager</w:t>
            </w:r>
            <w:proofErr w:type="spellEnd"/>
            <w:r w:rsidR="00817D31">
              <w:t xml:space="preserve">. </w:t>
            </w:r>
            <w:r w:rsidR="00817D31" w:rsidRPr="001A5075">
              <w:t>Interactúa</w:t>
            </w:r>
            <w:r w:rsidRPr="001A5075">
              <w:t xml:space="preserve"> principalmente con el bloque BCtrlZone y el usuario.</w:t>
            </w:r>
          </w:p>
        </w:tc>
      </w:tr>
      <w:tr w:rsidR="00F82096" w:rsidRPr="001A5075" w:rsidTr="00F82096">
        <w:trPr>
          <w:jc w:val="center"/>
        </w:trPr>
        <w:tc>
          <w:tcPr>
            <w:tcW w:w="2355" w:type="dxa"/>
          </w:tcPr>
          <w:p w:rsidR="00F82096" w:rsidRPr="001A5075" w:rsidRDefault="00F82096" w:rsidP="00F82096">
            <w:pPr>
              <w:jc w:val="center"/>
            </w:pPr>
            <w:proofErr w:type="spellStart"/>
            <w:r w:rsidRPr="001A5075">
              <w:t>BEntryNOut_Way</w:t>
            </w:r>
            <w:proofErr w:type="spellEnd"/>
          </w:p>
        </w:tc>
        <w:tc>
          <w:tcPr>
            <w:tcW w:w="4322" w:type="dxa"/>
          </w:tcPr>
          <w:p w:rsidR="00F82096" w:rsidRPr="001A5075" w:rsidRDefault="009359B8" w:rsidP="00B249A6">
            <w:pPr>
              <w:jc w:val="both"/>
            </w:pPr>
            <w:r w:rsidRPr="001A5075">
              <w:t xml:space="preserve">Agrupa los procesos </w:t>
            </w:r>
            <w:proofErr w:type="spellStart"/>
            <w:r w:rsidRPr="001A5075">
              <w:t>pEntryNOut_Way</w:t>
            </w:r>
            <w:proofErr w:type="spellEnd"/>
            <w:r w:rsidRPr="001A5075">
              <w:t xml:space="preserve"> y </w:t>
            </w:r>
            <w:proofErr w:type="spellStart"/>
            <w:r w:rsidRPr="001A5075">
              <w:t>pCreatorEntryNOut_Way</w:t>
            </w:r>
            <w:proofErr w:type="spellEnd"/>
            <w:r w:rsidRPr="001A5075">
              <w:t>. Interactúa principalmente con los procesos del bloque UnmodeledProcesses y con el usuario.</w:t>
            </w:r>
          </w:p>
        </w:tc>
      </w:tr>
    </w:tbl>
    <w:p w:rsidR="00F82096" w:rsidRPr="001A5075" w:rsidRDefault="00F82096" w:rsidP="00F82096">
      <w:pPr>
        <w:jc w:val="center"/>
      </w:pPr>
      <w:r w:rsidRPr="001A5075">
        <w:t>Tabla 2. Descripción</w:t>
      </w:r>
      <w:r w:rsidR="00E654CC" w:rsidRPr="001A5075">
        <w:t xml:space="preserve"> de los</w:t>
      </w:r>
      <w:r w:rsidRPr="001A5075">
        <w:t xml:space="preserve"> bloques del sistema de parqueo.</w:t>
      </w:r>
    </w:p>
    <w:tbl>
      <w:tblPr>
        <w:tblStyle w:val="Tablaconcuadrcula"/>
        <w:tblW w:w="0" w:type="auto"/>
        <w:tblLook w:val="04A0" w:firstRow="1" w:lastRow="0" w:firstColumn="1" w:lastColumn="0" w:noHBand="0" w:noVBand="1"/>
      </w:tblPr>
      <w:tblGrid>
        <w:gridCol w:w="4322"/>
        <w:gridCol w:w="4322"/>
      </w:tblGrid>
      <w:tr w:rsidR="000C47E4" w:rsidRPr="001A5075" w:rsidTr="000C47E4">
        <w:tc>
          <w:tcPr>
            <w:tcW w:w="4322" w:type="dxa"/>
          </w:tcPr>
          <w:p w:rsidR="000C47E4" w:rsidRPr="001A5075" w:rsidRDefault="000C47E4" w:rsidP="00986CB3">
            <w:pPr>
              <w:jc w:val="center"/>
              <w:rPr>
                <w:b/>
              </w:rPr>
            </w:pPr>
            <w:r w:rsidRPr="001A5075">
              <w:rPr>
                <w:b/>
              </w:rPr>
              <w:t>Nombre del proceso</w:t>
            </w:r>
          </w:p>
        </w:tc>
        <w:tc>
          <w:tcPr>
            <w:tcW w:w="4322" w:type="dxa"/>
          </w:tcPr>
          <w:p w:rsidR="000C47E4" w:rsidRPr="001A5075" w:rsidRDefault="002400C3" w:rsidP="002400C3">
            <w:pPr>
              <w:jc w:val="center"/>
              <w:rPr>
                <w:b/>
              </w:rPr>
            </w:pPr>
            <w:r w:rsidRPr="001A5075">
              <w:rPr>
                <w:b/>
              </w:rPr>
              <w:t>Funciones</w:t>
            </w:r>
          </w:p>
        </w:tc>
      </w:tr>
      <w:tr w:rsidR="000C47E4" w:rsidRPr="001A5075" w:rsidTr="000C47E4">
        <w:tc>
          <w:tcPr>
            <w:tcW w:w="4322" w:type="dxa"/>
          </w:tcPr>
          <w:p w:rsidR="000C47E4" w:rsidRPr="001A5075" w:rsidRDefault="00986CB3" w:rsidP="00B249A6">
            <w:pPr>
              <w:jc w:val="both"/>
            </w:pPr>
            <w:r w:rsidRPr="001A5075">
              <w:t>pDataBase</w:t>
            </w:r>
          </w:p>
        </w:tc>
        <w:tc>
          <w:tcPr>
            <w:tcW w:w="4322" w:type="dxa"/>
          </w:tcPr>
          <w:p w:rsidR="000C47E4" w:rsidRPr="001A5075" w:rsidRDefault="00CC0824" w:rsidP="00817D31">
            <w:pPr>
              <w:jc w:val="both"/>
            </w:pPr>
            <w:r w:rsidRPr="001A5075">
              <w:t xml:space="preserve">Este proceso representa </w:t>
            </w:r>
            <w:r w:rsidR="00817D31">
              <w:t>los repositorios de datos</w:t>
            </w:r>
            <w:r w:rsidRPr="001A5075">
              <w:t xml:space="preserve"> del sistema, además está encargado</w:t>
            </w:r>
            <w:r w:rsidR="00E04B9C" w:rsidRPr="001A5075">
              <w:t xml:space="preserve"> de evaluar si un usuario está habilitado para ingresar o salir del sistema de parqueo.</w:t>
            </w:r>
          </w:p>
        </w:tc>
      </w:tr>
      <w:tr w:rsidR="000C47E4" w:rsidRPr="001A5075" w:rsidTr="000C47E4">
        <w:tc>
          <w:tcPr>
            <w:tcW w:w="4322" w:type="dxa"/>
          </w:tcPr>
          <w:p w:rsidR="000C47E4" w:rsidRPr="001A5075" w:rsidRDefault="00986CB3" w:rsidP="00B249A6">
            <w:pPr>
              <w:jc w:val="both"/>
            </w:pPr>
            <w:proofErr w:type="spellStart"/>
            <w:r w:rsidRPr="001A5075">
              <w:t>pCardReader</w:t>
            </w:r>
            <w:proofErr w:type="spellEnd"/>
          </w:p>
        </w:tc>
        <w:tc>
          <w:tcPr>
            <w:tcW w:w="4322" w:type="dxa"/>
          </w:tcPr>
          <w:p w:rsidR="000C47E4" w:rsidRPr="001A5075" w:rsidRDefault="00CC0824" w:rsidP="00CC0824">
            <w:pPr>
              <w:jc w:val="both"/>
            </w:pPr>
            <w:r w:rsidRPr="001A5075">
              <w:t>Este proceso representa al lector de carnés y se e</w:t>
            </w:r>
            <w:r w:rsidR="00E04B9C" w:rsidRPr="001A5075">
              <w:t>ncarga de entregar el código del usuario que está por ingresa</w:t>
            </w:r>
            <w:r w:rsidR="00311A13" w:rsidRPr="001A5075">
              <w:t xml:space="preserve"> o salir del sistema de parqueo.</w:t>
            </w:r>
          </w:p>
        </w:tc>
      </w:tr>
      <w:tr w:rsidR="000C47E4" w:rsidRPr="001A5075" w:rsidTr="000C47E4">
        <w:tc>
          <w:tcPr>
            <w:tcW w:w="4322" w:type="dxa"/>
          </w:tcPr>
          <w:p w:rsidR="000C47E4" w:rsidRPr="001A5075" w:rsidRDefault="00986CB3" w:rsidP="00B249A6">
            <w:pPr>
              <w:jc w:val="both"/>
            </w:pPr>
            <w:proofErr w:type="spellStart"/>
            <w:r w:rsidRPr="001A5075">
              <w:lastRenderedPageBreak/>
              <w:t>pCamera</w:t>
            </w:r>
            <w:proofErr w:type="spellEnd"/>
          </w:p>
        </w:tc>
        <w:tc>
          <w:tcPr>
            <w:tcW w:w="4322" w:type="dxa"/>
          </w:tcPr>
          <w:p w:rsidR="000C47E4" w:rsidRPr="001A5075" w:rsidRDefault="00CC0824" w:rsidP="00CC0824">
            <w:pPr>
              <w:jc w:val="both"/>
            </w:pPr>
            <w:r w:rsidRPr="001A5075">
              <w:t>Este proceso representa la cámara que captura la placa del vehículo y la entrega al sistema para evaluar si el usuario está permitido para ingresar o salir del sistema.</w:t>
            </w:r>
          </w:p>
        </w:tc>
      </w:tr>
      <w:tr w:rsidR="000C47E4" w:rsidRPr="001A5075" w:rsidTr="000C47E4">
        <w:tc>
          <w:tcPr>
            <w:tcW w:w="4322" w:type="dxa"/>
          </w:tcPr>
          <w:p w:rsidR="000C47E4" w:rsidRPr="001A5075" w:rsidRDefault="00986CB3" w:rsidP="00B249A6">
            <w:pPr>
              <w:jc w:val="both"/>
            </w:pPr>
            <w:proofErr w:type="spellStart"/>
            <w:r w:rsidRPr="001A5075">
              <w:t>pCreatorCardReaderNCamera</w:t>
            </w:r>
            <w:proofErr w:type="spellEnd"/>
          </w:p>
        </w:tc>
        <w:tc>
          <w:tcPr>
            <w:tcW w:w="4322" w:type="dxa"/>
          </w:tcPr>
          <w:p w:rsidR="000C47E4" w:rsidRPr="001A5075" w:rsidRDefault="00311A13" w:rsidP="00B249A6">
            <w:pPr>
              <w:jc w:val="both"/>
            </w:pPr>
            <w:r w:rsidRPr="001A5075">
              <w:t xml:space="preserve">Proceso encargado de crear los procesos </w:t>
            </w:r>
            <w:proofErr w:type="spellStart"/>
            <w:r w:rsidRPr="001A5075">
              <w:t>pCardReader</w:t>
            </w:r>
            <w:proofErr w:type="spellEnd"/>
            <w:r w:rsidRPr="001A5075">
              <w:t xml:space="preserve"> </w:t>
            </w:r>
            <w:r w:rsidR="00BB3D0B" w:rsidRPr="001A5075">
              <w:t xml:space="preserve">y </w:t>
            </w:r>
            <w:proofErr w:type="spellStart"/>
            <w:r w:rsidR="00BB3D0B" w:rsidRPr="001A5075">
              <w:t>pCamera</w:t>
            </w:r>
            <w:proofErr w:type="spellEnd"/>
            <w:r w:rsidR="00BB3D0B" w:rsidRPr="001A5075">
              <w:t xml:space="preserve">, y asignarlos a su respectivo proceso </w:t>
            </w:r>
            <w:proofErr w:type="spellStart"/>
            <w:r w:rsidR="00BB3D0B" w:rsidRPr="001A5075">
              <w:t>pEntryNOut_Way</w:t>
            </w:r>
            <w:proofErr w:type="spellEnd"/>
            <w:r w:rsidR="00BB3D0B" w:rsidRPr="001A5075">
              <w:t>.</w:t>
            </w:r>
          </w:p>
        </w:tc>
      </w:tr>
      <w:tr w:rsidR="000C47E4" w:rsidRPr="001A5075" w:rsidTr="000C47E4">
        <w:tc>
          <w:tcPr>
            <w:tcW w:w="4322" w:type="dxa"/>
          </w:tcPr>
          <w:p w:rsidR="000C47E4" w:rsidRPr="001A5075" w:rsidRDefault="00986CB3" w:rsidP="00B249A6">
            <w:pPr>
              <w:jc w:val="both"/>
            </w:pPr>
            <w:proofErr w:type="spellStart"/>
            <w:r w:rsidRPr="001A5075">
              <w:t>pEntryNOut_Way</w:t>
            </w:r>
            <w:proofErr w:type="spellEnd"/>
          </w:p>
        </w:tc>
        <w:tc>
          <w:tcPr>
            <w:tcW w:w="4322" w:type="dxa"/>
          </w:tcPr>
          <w:p w:rsidR="000C47E4" w:rsidRPr="001A5075" w:rsidRDefault="00CC0824" w:rsidP="00CC0824">
            <w:pPr>
              <w:jc w:val="both"/>
            </w:pPr>
            <w:r w:rsidRPr="001A5075">
              <w:t>Este proceso representa una entrada o salida principal, es el</w:t>
            </w:r>
            <w:r w:rsidR="00BB3D0B" w:rsidRPr="001A5075">
              <w:t xml:space="preserve"> encargado de </w:t>
            </w:r>
            <w:r w:rsidR="00DD27E6" w:rsidRPr="001A5075">
              <w:t>interactuar con el usuario</w:t>
            </w:r>
            <w:r w:rsidRPr="001A5075">
              <w:t>.</w:t>
            </w:r>
            <w:r w:rsidR="00DD27E6" w:rsidRPr="001A5075">
              <w:t xml:space="preserve"> Adicionalmente es el único proceso que interactúa con los procesos pDataBase, </w:t>
            </w:r>
            <w:proofErr w:type="spellStart"/>
            <w:r w:rsidR="00DD27E6" w:rsidRPr="001A5075">
              <w:t>pCardReader</w:t>
            </w:r>
            <w:proofErr w:type="spellEnd"/>
            <w:r w:rsidR="00DD27E6" w:rsidRPr="001A5075">
              <w:t xml:space="preserve">, </w:t>
            </w:r>
            <w:proofErr w:type="spellStart"/>
            <w:r w:rsidR="00DD27E6" w:rsidRPr="001A5075">
              <w:t>pCamera</w:t>
            </w:r>
            <w:proofErr w:type="spellEnd"/>
            <w:r w:rsidR="00DD27E6" w:rsidRPr="001A5075">
              <w:t xml:space="preserve"> y </w:t>
            </w:r>
            <w:proofErr w:type="spellStart"/>
            <w:r w:rsidR="00DD27E6" w:rsidRPr="001A5075">
              <w:t>pCreatorCardReaderNCamera</w:t>
            </w:r>
            <w:proofErr w:type="spellEnd"/>
            <w:r w:rsidR="00DD27E6" w:rsidRPr="001A5075">
              <w:t>.</w:t>
            </w:r>
          </w:p>
        </w:tc>
      </w:tr>
      <w:tr w:rsidR="000C47E4" w:rsidRPr="001A5075" w:rsidTr="000C47E4">
        <w:tc>
          <w:tcPr>
            <w:tcW w:w="4322" w:type="dxa"/>
          </w:tcPr>
          <w:p w:rsidR="000C47E4" w:rsidRPr="001A5075" w:rsidRDefault="00986CB3" w:rsidP="00B249A6">
            <w:pPr>
              <w:jc w:val="both"/>
            </w:pPr>
            <w:proofErr w:type="spellStart"/>
            <w:r w:rsidRPr="001A5075">
              <w:t>p</w:t>
            </w:r>
            <w:r w:rsidR="00E654CC" w:rsidRPr="001A5075">
              <w:t>Creator</w:t>
            </w:r>
            <w:r w:rsidRPr="001A5075">
              <w:t>EntryNOut_Way</w:t>
            </w:r>
            <w:proofErr w:type="spellEnd"/>
          </w:p>
        </w:tc>
        <w:tc>
          <w:tcPr>
            <w:tcW w:w="4322" w:type="dxa"/>
          </w:tcPr>
          <w:p w:rsidR="000C47E4" w:rsidRPr="001A5075" w:rsidRDefault="002400C3" w:rsidP="00B249A6">
            <w:pPr>
              <w:jc w:val="both"/>
            </w:pPr>
            <w:r w:rsidRPr="001A5075">
              <w:t xml:space="preserve">Proceso encargado de crear el proceso </w:t>
            </w:r>
            <w:proofErr w:type="spellStart"/>
            <w:r w:rsidRPr="001A5075">
              <w:t>pEntryNOut_Way</w:t>
            </w:r>
            <w:proofErr w:type="spellEnd"/>
            <w:r w:rsidRPr="001A5075">
              <w:t>.</w:t>
            </w:r>
          </w:p>
        </w:tc>
      </w:tr>
      <w:tr w:rsidR="000C47E4" w:rsidRPr="001A5075" w:rsidTr="000C47E4">
        <w:tc>
          <w:tcPr>
            <w:tcW w:w="4322" w:type="dxa"/>
          </w:tcPr>
          <w:p w:rsidR="000C47E4" w:rsidRPr="001A5075" w:rsidRDefault="003C2A7F" w:rsidP="00B249A6">
            <w:pPr>
              <w:jc w:val="both"/>
            </w:pPr>
            <w:proofErr w:type="spellStart"/>
            <w:r w:rsidRPr="001A5075">
              <w:t>P</w:t>
            </w:r>
            <w:r w:rsidR="00E654CC" w:rsidRPr="001A5075">
              <w:t>Zone</w:t>
            </w:r>
            <w:proofErr w:type="spellEnd"/>
          </w:p>
        </w:tc>
        <w:tc>
          <w:tcPr>
            <w:tcW w:w="4322" w:type="dxa"/>
          </w:tcPr>
          <w:p w:rsidR="000C47E4" w:rsidRPr="001A5075" w:rsidRDefault="00B3310C" w:rsidP="00B3310C">
            <w:pPr>
              <w:jc w:val="both"/>
            </w:pPr>
            <w:r w:rsidRPr="001A5075">
              <w:t>Este p</w:t>
            </w:r>
            <w:r w:rsidR="002400C3" w:rsidRPr="001A5075">
              <w:t>roceso</w:t>
            </w:r>
            <w:r w:rsidRPr="001A5075">
              <w:t xml:space="preserve"> representa una zona del sistema e</w:t>
            </w:r>
            <w:r w:rsidR="002400C3" w:rsidRPr="001A5075">
              <w:t xml:space="preserve"> interactúa </w:t>
            </w:r>
            <w:r w:rsidR="00E45FBB" w:rsidRPr="001A5075">
              <w:t>con el controlador de zonas reportando el ingreso</w:t>
            </w:r>
            <w:r w:rsidR="000148E3" w:rsidRPr="001A5075">
              <w:t xml:space="preserve"> o salida de un vehículo</w:t>
            </w:r>
            <w:r w:rsidR="006A51F3" w:rsidRPr="001A5075">
              <w:t xml:space="preserve">, dependiendo de la secuencia de señales del conjunto de sensores que </w:t>
            </w:r>
            <w:r w:rsidR="00A86033" w:rsidRPr="001A5075">
              <w:t>se reciba.</w:t>
            </w:r>
          </w:p>
        </w:tc>
      </w:tr>
      <w:tr w:rsidR="00986CB3" w:rsidRPr="001A5075" w:rsidTr="008D5AD8">
        <w:tc>
          <w:tcPr>
            <w:tcW w:w="4322" w:type="dxa"/>
          </w:tcPr>
          <w:p w:rsidR="00986CB3" w:rsidRPr="001A5075" w:rsidRDefault="00E654CC" w:rsidP="008D5AD8">
            <w:pPr>
              <w:jc w:val="both"/>
            </w:pPr>
            <w:proofErr w:type="spellStart"/>
            <w:r w:rsidRPr="001A5075">
              <w:t>pZoneManager</w:t>
            </w:r>
            <w:proofErr w:type="spellEnd"/>
          </w:p>
        </w:tc>
        <w:tc>
          <w:tcPr>
            <w:tcW w:w="4322" w:type="dxa"/>
          </w:tcPr>
          <w:p w:rsidR="00986CB3" w:rsidRPr="001A5075" w:rsidRDefault="006A51F3" w:rsidP="008D5AD8">
            <w:pPr>
              <w:jc w:val="both"/>
            </w:pPr>
            <w:r w:rsidRPr="001A5075">
              <w:t xml:space="preserve">Proceso encargado de crear instancias del proceso </w:t>
            </w:r>
            <w:proofErr w:type="spellStart"/>
            <w:r w:rsidRPr="001A5075">
              <w:t>pZone</w:t>
            </w:r>
            <w:proofErr w:type="spellEnd"/>
            <w:r w:rsidRPr="001A5075">
              <w:t xml:space="preserve"> y a su vez </w:t>
            </w:r>
            <w:r w:rsidR="00A62B3B" w:rsidRPr="001A5075">
              <w:t>asignarle</w:t>
            </w:r>
            <w:r w:rsidRPr="001A5075">
              <w:t xml:space="preserve"> su respectivo proceso </w:t>
            </w:r>
            <w:proofErr w:type="spellStart"/>
            <w:r w:rsidRPr="001A5075">
              <w:t>pCtrl</w:t>
            </w:r>
            <w:proofErr w:type="spellEnd"/>
            <w:r w:rsidRPr="001A5075">
              <w:t>.</w:t>
            </w:r>
          </w:p>
        </w:tc>
      </w:tr>
      <w:tr w:rsidR="00986CB3" w:rsidRPr="001A5075" w:rsidTr="008D5AD8">
        <w:tc>
          <w:tcPr>
            <w:tcW w:w="4322" w:type="dxa"/>
          </w:tcPr>
          <w:p w:rsidR="00986CB3" w:rsidRPr="001A5075" w:rsidRDefault="00E654CC" w:rsidP="008D5AD8">
            <w:pPr>
              <w:jc w:val="both"/>
            </w:pPr>
            <w:proofErr w:type="spellStart"/>
            <w:r w:rsidRPr="001A5075">
              <w:t>pCreatorZoneManager</w:t>
            </w:r>
            <w:proofErr w:type="spellEnd"/>
          </w:p>
        </w:tc>
        <w:tc>
          <w:tcPr>
            <w:tcW w:w="4322" w:type="dxa"/>
          </w:tcPr>
          <w:p w:rsidR="00986CB3" w:rsidRPr="001A5075" w:rsidRDefault="006A51F3" w:rsidP="008D5AD8">
            <w:pPr>
              <w:jc w:val="both"/>
            </w:pPr>
            <w:r w:rsidRPr="001A5075">
              <w:t xml:space="preserve">Proceso encargado de crear </w:t>
            </w:r>
            <w:r w:rsidR="00817D31">
              <w:t xml:space="preserve">los procesos </w:t>
            </w:r>
            <w:proofErr w:type="spellStart"/>
            <w:r w:rsidR="00817D31">
              <w:t>pZoneManager</w:t>
            </w:r>
            <w:proofErr w:type="spellEnd"/>
            <w:r w:rsidR="00817D31">
              <w:t xml:space="preserve"> y asignarle a éste su respectivo controlador de zonas.</w:t>
            </w:r>
          </w:p>
        </w:tc>
      </w:tr>
      <w:tr w:rsidR="00986CB3" w:rsidRPr="001A5075" w:rsidTr="008D5AD8">
        <w:tc>
          <w:tcPr>
            <w:tcW w:w="4322" w:type="dxa"/>
          </w:tcPr>
          <w:p w:rsidR="00986CB3" w:rsidRPr="001A5075" w:rsidRDefault="00577E6D" w:rsidP="008D5AD8">
            <w:pPr>
              <w:jc w:val="both"/>
            </w:pPr>
            <w:proofErr w:type="spellStart"/>
            <w:r>
              <w:t>p</w:t>
            </w:r>
            <w:r w:rsidR="00E654CC" w:rsidRPr="001A5075">
              <w:t>Ctrl</w:t>
            </w:r>
            <w:proofErr w:type="spellEnd"/>
            <w:r>
              <w:t xml:space="preserve"> </w:t>
            </w:r>
          </w:p>
        </w:tc>
        <w:tc>
          <w:tcPr>
            <w:tcW w:w="4322" w:type="dxa"/>
          </w:tcPr>
          <w:p w:rsidR="00986CB3" w:rsidRPr="001A5075" w:rsidRDefault="00B3310C" w:rsidP="00B3310C">
            <w:pPr>
              <w:jc w:val="both"/>
            </w:pPr>
            <w:r w:rsidRPr="001A5075">
              <w:t>Este p</w:t>
            </w:r>
            <w:r w:rsidR="00A62B3B" w:rsidRPr="001A5075">
              <w:t>roceso</w:t>
            </w:r>
            <w:r w:rsidRPr="001A5075">
              <w:t xml:space="preserve"> representa un controlador de zonas y está</w:t>
            </w:r>
            <w:r w:rsidR="00A62B3B" w:rsidRPr="001A5075">
              <w:t xml:space="preserve"> encargado de controlar los procesos </w:t>
            </w:r>
            <w:proofErr w:type="spellStart"/>
            <w:r w:rsidR="00A62B3B" w:rsidRPr="001A5075">
              <w:t>pZone</w:t>
            </w:r>
            <w:proofErr w:type="spellEnd"/>
            <w:r w:rsidR="00A62B3B" w:rsidRPr="001A5075">
              <w:t>, adicionalmente reporta el estado de las plazas libres y totales que posee cada zona.</w:t>
            </w:r>
          </w:p>
        </w:tc>
      </w:tr>
      <w:tr w:rsidR="00986CB3" w:rsidRPr="001A5075" w:rsidTr="008D5AD8">
        <w:tc>
          <w:tcPr>
            <w:tcW w:w="4322" w:type="dxa"/>
          </w:tcPr>
          <w:p w:rsidR="00986CB3" w:rsidRPr="001A5075" w:rsidRDefault="00E654CC" w:rsidP="008D5AD8">
            <w:pPr>
              <w:jc w:val="both"/>
            </w:pPr>
            <w:proofErr w:type="spellStart"/>
            <w:r w:rsidRPr="001A5075">
              <w:t>pCtrlManager</w:t>
            </w:r>
            <w:proofErr w:type="spellEnd"/>
          </w:p>
        </w:tc>
        <w:tc>
          <w:tcPr>
            <w:tcW w:w="4322" w:type="dxa"/>
          </w:tcPr>
          <w:p w:rsidR="00986CB3" w:rsidRPr="001A5075" w:rsidRDefault="00A62B3B" w:rsidP="008D5AD8">
            <w:pPr>
              <w:jc w:val="both"/>
            </w:pPr>
            <w:r w:rsidRPr="001A5075">
              <w:t xml:space="preserve">Proceso encargado de crear los procesos </w:t>
            </w:r>
            <w:proofErr w:type="spellStart"/>
            <w:r w:rsidRPr="001A5075">
              <w:t>pCtrl</w:t>
            </w:r>
            <w:proofErr w:type="spellEnd"/>
            <w:r w:rsidRPr="001A5075">
              <w:t>.</w:t>
            </w:r>
          </w:p>
        </w:tc>
      </w:tr>
      <w:tr w:rsidR="00E654CC" w:rsidRPr="001A5075" w:rsidTr="000C47E4">
        <w:tc>
          <w:tcPr>
            <w:tcW w:w="4322" w:type="dxa"/>
          </w:tcPr>
          <w:p w:rsidR="00E654CC" w:rsidRPr="001A5075" w:rsidRDefault="00E654CC" w:rsidP="008D5AD8">
            <w:pPr>
              <w:jc w:val="both"/>
            </w:pPr>
            <w:proofErr w:type="spellStart"/>
            <w:r w:rsidRPr="001A5075">
              <w:t>pMainSystemManager</w:t>
            </w:r>
            <w:proofErr w:type="spellEnd"/>
          </w:p>
        </w:tc>
        <w:tc>
          <w:tcPr>
            <w:tcW w:w="4322" w:type="dxa"/>
          </w:tcPr>
          <w:p w:rsidR="00E654CC" w:rsidRPr="001A5075" w:rsidRDefault="00B3310C" w:rsidP="00B3310C">
            <w:pPr>
              <w:jc w:val="both"/>
            </w:pPr>
            <w:r w:rsidRPr="001A5075">
              <w:t>Este p</w:t>
            </w:r>
            <w:r w:rsidR="00A62B3B" w:rsidRPr="001A5075">
              <w:t>roceso</w:t>
            </w:r>
            <w:r w:rsidRPr="001A5075">
              <w:t xml:space="preserve"> representa la interfaz directa entre el administrador y el sistema, a</w:t>
            </w:r>
            <w:r w:rsidR="00A86033" w:rsidRPr="001A5075">
              <w:t xml:space="preserve"> través de este proceso se puede crear entradas y salidas principales, controladores de zona, zonas, hacer requerimientos de información, inicializar tanto plazas libres como plazas totales.</w:t>
            </w:r>
          </w:p>
        </w:tc>
      </w:tr>
      <w:tr w:rsidR="00E654CC" w:rsidRPr="001A5075" w:rsidTr="008D5AD8">
        <w:tc>
          <w:tcPr>
            <w:tcW w:w="4322" w:type="dxa"/>
          </w:tcPr>
          <w:p w:rsidR="00E654CC" w:rsidRPr="001A5075" w:rsidRDefault="00577E6D" w:rsidP="008D5AD8">
            <w:pPr>
              <w:jc w:val="both"/>
            </w:pPr>
            <w:proofErr w:type="spellStart"/>
            <w:r>
              <w:t>p</w:t>
            </w:r>
            <w:r w:rsidR="00E654CC" w:rsidRPr="001A5075">
              <w:t>Testing</w:t>
            </w:r>
            <w:proofErr w:type="spellEnd"/>
          </w:p>
        </w:tc>
        <w:tc>
          <w:tcPr>
            <w:tcW w:w="4322" w:type="dxa"/>
          </w:tcPr>
          <w:p w:rsidR="00E654CC" w:rsidRPr="001A5075" w:rsidRDefault="00A62B3B" w:rsidP="008D5AD8">
            <w:pPr>
              <w:jc w:val="both"/>
            </w:pPr>
            <w:r w:rsidRPr="001A5075">
              <w:t>Proceso que permite acoplar el sistema para hacer pruebas funcionales de caja negra. Este proceso no debe ser considerado en la fase de implementación del sistema de parqueo.</w:t>
            </w:r>
          </w:p>
        </w:tc>
      </w:tr>
    </w:tbl>
    <w:p w:rsidR="00A62B3B" w:rsidRPr="001A5075" w:rsidRDefault="00986CB3" w:rsidP="001A6025">
      <w:pPr>
        <w:jc w:val="center"/>
      </w:pPr>
      <w:r w:rsidRPr="001A5075">
        <w:t xml:space="preserve">Tabla 3. </w:t>
      </w:r>
      <w:r w:rsidR="00E654CC" w:rsidRPr="001A5075">
        <w:t>Descripción los procesos del sistema de parqueo.</w:t>
      </w:r>
    </w:p>
    <w:p w:rsidR="00E01582" w:rsidRPr="001A5075" w:rsidRDefault="00E01582" w:rsidP="00AA099A">
      <w:pPr>
        <w:ind w:left="360"/>
        <w:jc w:val="both"/>
      </w:pPr>
      <w:r w:rsidRPr="001A5075">
        <w:rPr>
          <w:lang w:eastAsia="es-ES"/>
        </w:rPr>
        <w:t>Dentro de la arquitectura del sistema de parqueo presentada en la figura 3 se detallan algunos procesos que tienen como función crear instancias</w:t>
      </w:r>
      <w:r w:rsidR="002D6E33">
        <w:rPr>
          <w:lang w:eastAsia="es-ES"/>
        </w:rPr>
        <w:t>, para más información de dichos procesos ver</w:t>
      </w:r>
      <w:r w:rsidRPr="001A5075">
        <w:rPr>
          <w:lang w:eastAsia="es-ES"/>
        </w:rPr>
        <w:t xml:space="preserve"> la tabla 3.</w:t>
      </w:r>
      <w:r w:rsidRPr="001A5075">
        <w:t xml:space="preserve"> Dado que la arquitectura del sistema de parqueo se compone de bloques</w:t>
      </w:r>
      <w:r w:rsidR="00577E6D">
        <w:t>,</w:t>
      </w:r>
      <w:r w:rsidRPr="001A5075">
        <w:t xml:space="preserve"> no es posible </w:t>
      </w:r>
      <w:bookmarkStart w:id="98" w:name="_GoBack"/>
      <w:bookmarkEnd w:id="98"/>
      <w:r w:rsidRPr="001A5075">
        <w:t xml:space="preserve">crear instancias de procesos si éstos no se encuentran </w:t>
      </w:r>
      <w:r w:rsidRPr="001A5075">
        <w:lastRenderedPageBreak/>
        <w:t xml:space="preserve">en el mismo nivel, lo anterior justifica la existencia de dichos procesos como </w:t>
      </w:r>
      <w:r w:rsidRPr="001A5075">
        <w:rPr>
          <w:i/>
        </w:rPr>
        <w:t>puentes</w:t>
      </w:r>
      <w:r w:rsidRPr="001A5075">
        <w:t xml:space="preserve"> para </w:t>
      </w:r>
      <w:r w:rsidR="002D6E33">
        <w:t xml:space="preserve">la creación de </w:t>
      </w:r>
      <w:r w:rsidRPr="001A5075">
        <w:t xml:space="preserve">procesos que se encuentren en su mismo nivel.  </w:t>
      </w:r>
    </w:p>
    <w:p w:rsidR="00F82096" w:rsidRPr="001A5075" w:rsidRDefault="00D027E7" w:rsidP="001A6025">
      <w:pPr>
        <w:pStyle w:val="Ttulo3"/>
        <w:numPr>
          <w:ilvl w:val="2"/>
          <w:numId w:val="4"/>
        </w:numPr>
      </w:pPr>
      <w:r w:rsidRPr="001A5075">
        <w:t>Especificación d</w:t>
      </w:r>
      <w:r w:rsidR="001A6025" w:rsidRPr="001A5075">
        <w:t>el sistema de parqueo</w:t>
      </w:r>
    </w:p>
    <w:p w:rsidR="00577E6D" w:rsidRDefault="00577E6D" w:rsidP="00DA595B">
      <w:pPr>
        <w:jc w:val="both"/>
      </w:pPr>
    </w:p>
    <w:p w:rsidR="007B2BFE" w:rsidRPr="001A5075" w:rsidRDefault="007B2BFE" w:rsidP="00DA595B">
      <w:pPr>
        <w:jc w:val="both"/>
      </w:pPr>
      <w:r w:rsidRPr="001A5075">
        <w:t>El modelado del sistema de parqueo empieza desde los requerimientos de especificación del</w:t>
      </w:r>
      <w:r w:rsidR="00856458" w:rsidRPr="001A5075">
        <w:t xml:space="preserve"> sistema, en este caso se desea que éste</w:t>
      </w:r>
      <w:r w:rsidR="00C55E90" w:rsidRPr="001A5075">
        <w:t xml:space="preserve"> posea las funciones descritas en la tabla 1. La herramienta RTDS </w:t>
      </w:r>
      <w:r w:rsidR="002B26B7" w:rsidRPr="001A5075">
        <w:t xml:space="preserve">tiene la posibilidad de anexar al proyecto diagramas MSC, éstos son fundamentales para </w:t>
      </w:r>
      <w:r w:rsidR="00DA595B" w:rsidRPr="001A5075">
        <w:t xml:space="preserve">describir las especificaciones del sistema. Existen </w:t>
      </w:r>
      <w:r w:rsidR="00163D29" w:rsidRPr="001A5075">
        <w:t xml:space="preserve">estrategias  </w:t>
      </w:r>
      <w:r w:rsidR="00DA595B" w:rsidRPr="001A5075">
        <w:t xml:space="preserve">para el diseño y desarrollo de modelos, entre las cuales encontramos Top-Down y </w:t>
      </w:r>
      <w:proofErr w:type="spellStart"/>
      <w:r w:rsidR="00DA595B" w:rsidRPr="001A5075">
        <w:t>Bottom</w:t>
      </w:r>
      <w:proofErr w:type="spellEnd"/>
      <w:r w:rsidR="00DA595B" w:rsidRPr="001A5075">
        <w:t xml:space="preserve">-Up. Top-Down es una </w:t>
      </w:r>
      <w:r w:rsidR="00AA099A" w:rsidRPr="001A5075">
        <w:t>estrategia</w:t>
      </w:r>
      <w:r w:rsidR="00163D29" w:rsidRPr="001A5075">
        <w:t xml:space="preserve"> </w:t>
      </w:r>
      <w:r w:rsidR="00DA595B" w:rsidRPr="001A5075">
        <w:t xml:space="preserve">donde se empieza desarrollando el modelo desde un alto nivel </w:t>
      </w:r>
      <w:r w:rsidR="00856458" w:rsidRPr="001A5075">
        <w:t xml:space="preserve">con una mínima abstracción y termina </w:t>
      </w:r>
      <w:r w:rsidR="00DA595B" w:rsidRPr="001A5075">
        <w:t>en bloques o procesos con alto</w:t>
      </w:r>
      <w:r w:rsidR="00856458" w:rsidRPr="001A5075">
        <w:t>s</w:t>
      </w:r>
      <w:r w:rsidR="00DA595B" w:rsidRPr="001A5075">
        <w:t xml:space="preserve"> nivel</w:t>
      </w:r>
      <w:r w:rsidR="00856458" w:rsidRPr="001A5075">
        <w:t>es</w:t>
      </w:r>
      <w:r w:rsidR="00DA595B" w:rsidRPr="001A5075">
        <w:t xml:space="preserve"> de abstracción. </w:t>
      </w:r>
      <w:proofErr w:type="spellStart"/>
      <w:r w:rsidR="00DA595B" w:rsidRPr="001A5075">
        <w:t>Bottom</w:t>
      </w:r>
      <w:proofErr w:type="spellEnd"/>
      <w:r w:rsidR="00DA595B" w:rsidRPr="001A5075">
        <w:t xml:space="preserve">-Up es una </w:t>
      </w:r>
      <w:r w:rsidR="00AA099A" w:rsidRPr="001A5075">
        <w:t>estrategia</w:t>
      </w:r>
      <w:r w:rsidR="00163D29" w:rsidRPr="001A5075">
        <w:t xml:space="preserve"> </w:t>
      </w:r>
      <w:r w:rsidR="00DA595B" w:rsidRPr="001A5075">
        <w:t xml:space="preserve">que consiste en empezar a diseñar los elementos del sistema que tiene un </w:t>
      </w:r>
      <w:r w:rsidR="00856458" w:rsidRPr="001A5075">
        <w:t xml:space="preserve">alto </w:t>
      </w:r>
      <w:r w:rsidR="00DA595B" w:rsidRPr="001A5075">
        <w:t>nivel de abstracción y a par</w:t>
      </w:r>
      <w:r w:rsidR="00856458" w:rsidRPr="001A5075">
        <w:t>tir de éstos se crean bloques má</w:t>
      </w:r>
      <w:r w:rsidR="00DA595B" w:rsidRPr="001A5075">
        <w:t xml:space="preserve">s complejos. En el modelado del sistema de parqueo de la PUJC se hace uso de </w:t>
      </w:r>
      <w:r w:rsidR="00163D29" w:rsidRPr="001A5075">
        <w:t>la estr</w:t>
      </w:r>
      <w:r w:rsidR="00AA099A" w:rsidRPr="001A5075">
        <w:t>at</w:t>
      </w:r>
      <w:r w:rsidR="00163D29" w:rsidRPr="001A5075">
        <w:t xml:space="preserve">egia </w:t>
      </w:r>
      <w:r w:rsidR="00DA595B" w:rsidRPr="001A5075">
        <w:t>Top-Down para la especificación de requerimientos del sistema que se encuentra</w:t>
      </w:r>
      <w:r w:rsidR="00173479" w:rsidRPr="001A5075">
        <w:t>n descritos</w:t>
      </w:r>
      <w:r w:rsidR="00DA595B" w:rsidRPr="001A5075">
        <w:t xml:space="preserve"> en</w:t>
      </w:r>
      <w:r w:rsidR="0055342F">
        <w:t xml:space="preserve"> diagramas de</w:t>
      </w:r>
      <w:r w:rsidR="00DA595B" w:rsidRPr="001A5075">
        <w:t xml:space="preserve"> MSC, y para la implementación del sistema se hace uso de la metodología Botton-Up</w:t>
      </w:r>
      <w:r w:rsidR="00856458" w:rsidRPr="001A5075">
        <w:t xml:space="preserve"> empleando SDL</w:t>
      </w:r>
      <w:r w:rsidR="00DA595B" w:rsidRPr="001A5075">
        <w:t>.</w:t>
      </w:r>
    </w:p>
    <w:p w:rsidR="00173479" w:rsidRPr="001A5075" w:rsidRDefault="00173479" w:rsidP="00AA099A">
      <w:pPr>
        <w:pStyle w:val="Ttulo4"/>
      </w:pPr>
      <w:proofErr w:type="spellStart"/>
      <w:r w:rsidRPr="001A5075">
        <w:t>MSCs</w:t>
      </w:r>
      <w:proofErr w:type="spellEnd"/>
      <w:r w:rsidRPr="001A5075">
        <w:t xml:space="preserve"> de las especificaciones del sistema</w:t>
      </w:r>
    </w:p>
    <w:p w:rsidR="009300F1" w:rsidRPr="001A5075" w:rsidRDefault="009300F1" w:rsidP="00DA595B">
      <w:pPr>
        <w:jc w:val="both"/>
      </w:pPr>
    </w:p>
    <w:p w:rsidR="007A5DE5" w:rsidRPr="001A5075" w:rsidRDefault="00862BCF" w:rsidP="00DA595B">
      <w:pPr>
        <w:jc w:val="both"/>
      </w:pPr>
      <w:r w:rsidRPr="001A5075">
        <w:t>En la</w:t>
      </w:r>
      <w:r w:rsidR="007A5DE5" w:rsidRPr="001A5075">
        <w:t xml:space="preserve"> figura 3</w:t>
      </w:r>
      <w:r w:rsidRPr="001A5075">
        <w:t xml:space="preserve"> detalla que el sistema de parqueo</w:t>
      </w:r>
      <w:r w:rsidR="009300F1" w:rsidRPr="001A5075">
        <w:t xml:space="preserve"> posee dos grandes bloques y</w:t>
      </w:r>
      <w:r w:rsidR="007A5DE5" w:rsidRPr="001A5075">
        <w:t xml:space="preserve"> a su vez</w:t>
      </w:r>
      <w:r w:rsidR="009300F1" w:rsidRPr="001A5075">
        <w:t xml:space="preserve"> estos </w:t>
      </w:r>
      <w:r w:rsidR="007A5DE5" w:rsidRPr="001A5075">
        <w:t xml:space="preserve"> contienen sub-bloques y procesos. Dado</w:t>
      </w:r>
      <w:r w:rsidR="00AA2924" w:rsidRPr="001A5075">
        <w:t xml:space="preserve"> que</w:t>
      </w:r>
      <w:r w:rsidR="007A5DE5" w:rsidRPr="001A5075">
        <w:t xml:space="preserve"> la practicidad de especificar el sistema en alto nivel sin tener en cuenta </w:t>
      </w:r>
      <w:r w:rsidR="0000301D">
        <w:t>un alto</w:t>
      </w:r>
      <w:r w:rsidR="007A5DE5" w:rsidRPr="001A5075">
        <w:t xml:space="preserve"> nivel de abstracción</w:t>
      </w:r>
      <w:r w:rsidR="009300F1" w:rsidRPr="001A5075">
        <w:t>,</w:t>
      </w:r>
      <w:r w:rsidR="007A5DE5" w:rsidRPr="001A5075">
        <w:t xml:space="preserve"> es mucho más sencillo </w:t>
      </w:r>
      <w:r w:rsidR="0000301D">
        <w:t xml:space="preserve">que hacer el proceso contrario; </w:t>
      </w:r>
      <w:r w:rsidR="007A5DE5" w:rsidRPr="001A5075">
        <w:t xml:space="preserve">se elabora un MSC que tiene como finalidad mostrar un escenario en el cual </w:t>
      </w:r>
      <w:r w:rsidRPr="001A5075">
        <w:t xml:space="preserve">se describa la interacción de los dos bloques </w:t>
      </w:r>
      <w:r w:rsidR="00AA2924" w:rsidRPr="001A5075">
        <w:t xml:space="preserve">principales: </w:t>
      </w:r>
      <w:r w:rsidRPr="001A5075">
        <w:t>Parking</w:t>
      </w:r>
      <w:r w:rsidR="00AA099A" w:rsidRPr="001A5075">
        <w:t xml:space="preserve">LotSystem y UnmodeledProcesses. </w:t>
      </w:r>
      <w:r w:rsidRPr="001A5075">
        <w:t xml:space="preserve">La figura </w:t>
      </w:r>
      <w:r w:rsidR="00C70C5B" w:rsidRPr="001A5075">
        <w:t>4</w:t>
      </w:r>
      <w:r w:rsidRPr="001A5075">
        <w:t xml:space="preserve"> muestra la interacción entre los dos bloques ParkingLotSystem y UnmodeledProcesses, el escenario que</w:t>
      </w:r>
      <w:r w:rsidR="0000301D">
        <w:t xml:space="preserve"> se</w:t>
      </w:r>
      <w:r w:rsidRPr="001A5075">
        <w:t xml:space="preserve"> describe es el acceso de un vehículo al sistema de parqueo.</w:t>
      </w:r>
      <w:r w:rsidR="00915B3D" w:rsidRPr="001A5075">
        <w:t xml:space="preserve"> En este MSC encontramos tres agentes interactuando entre sí los cuales son: </w:t>
      </w:r>
      <w:proofErr w:type="spellStart"/>
      <w:r w:rsidR="00915B3D" w:rsidRPr="001A5075">
        <w:t>Env</w:t>
      </w:r>
      <w:proofErr w:type="spellEnd"/>
      <w:r w:rsidR="00915B3D" w:rsidRPr="001A5075">
        <w:t xml:space="preserve">, ParkingLotSystem y UnmodeledProcesses. El agente </w:t>
      </w:r>
      <w:proofErr w:type="spellStart"/>
      <w:r w:rsidR="00915B3D" w:rsidRPr="001A5075">
        <w:t>Env</w:t>
      </w:r>
      <w:proofErr w:type="spellEnd"/>
      <w:r w:rsidR="00915B3D" w:rsidRPr="001A5075">
        <w:t xml:space="preserve"> representa el ambiente o medio por el cual el sistema intercambia mensajes con el usuario o con los sensores. El procedimiento que describe el acceso de un vehículo al si</w:t>
      </w:r>
      <w:r w:rsidR="00AA2924" w:rsidRPr="001A5075">
        <w:t>stema de parqueo de la PUJC está</w:t>
      </w:r>
      <w:r w:rsidR="00915B3D" w:rsidRPr="001A5075">
        <w:t xml:space="preserve"> dado por la siguiente secuencia:</w:t>
      </w:r>
    </w:p>
    <w:p w:rsidR="00915B3D" w:rsidRPr="001A5075" w:rsidRDefault="00915B3D" w:rsidP="00AA099A">
      <w:pPr>
        <w:pStyle w:val="Prrafodelista"/>
        <w:numPr>
          <w:ilvl w:val="0"/>
          <w:numId w:val="47"/>
        </w:numPr>
        <w:jc w:val="both"/>
      </w:pPr>
      <w:r w:rsidRPr="001A5075">
        <w:t xml:space="preserve">El proceso </w:t>
      </w:r>
      <w:proofErr w:type="spellStart"/>
      <w:r w:rsidRPr="001A5075">
        <w:t>Env</w:t>
      </w:r>
      <w:proofErr w:type="spellEnd"/>
      <w:r w:rsidRPr="001A5075">
        <w:t xml:space="preserve"> envía una señal al bloque ParkingLotSystem llamada </w:t>
      </w:r>
      <w:proofErr w:type="spellStart"/>
      <w:r w:rsidRPr="001A5075">
        <w:t>sLoopInductive_Entrance</w:t>
      </w:r>
      <w:proofErr w:type="spellEnd"/>
      <w:r w:rsidRPr="001A5075">
        <w:t xml:space="preserve"> </w:t>
      </w:r>
      <w:r w:rsidR="007E77D1" w:rsidRPr="001A5075">
        <w:t>que indica que un vehículo está en la portería principal.</w:t>
      </w:r>
    </w:p>
    <w:p w:rsidR="007E77D1" w:rsidRPr="001A5075" w:rsidRDefault="007E77D1" w:rsidP="00AA099A">
      <w:pPr>
        <w:pStyle w:val="Prrafodelista"/>
        <w:numPr>
          <w:ilvl w:val="0"/>
          <w:numId w:val="47"/>
        </w:numPr>
        <w:jc w:val="both"/>
      </w:pPr>
      <w:r w:rsidRPr="001A5075">
        <w:t>El bloque ParkingLotSystem necesita verificar que el usuario que desea ingresar al sistema de parqueo est</w:t>
      </w:r>
      <w:r w:rsidR="00AA2924" w:rsidRPr="001A5075">
        <w:t>á autorizado. P</w:t>
      </w:r>
      <w:r w:rsidRPr="001A5075">
        <w:t xml:space="preserve">ara ello, necesita saber su identificación y la placa del vehículo. Con la señal </w:t>
      </w:r>
      <w:proofErr w:type="spellStart"/>
      <w:r w:rsidRPr="001A5075">
        <w:t>sEnableCarReader</w:t>
      </w:r>
      <w:proofErr w:type="spellEnd"/>
      <w:r w:rsidRPr="001A5075">
        <w:t xml:space="preserve"> habilita el lector de carnés.</w:t>
      </w:r>
    </w:p>
    <w:p w:rsidR="007E77D1" w:rsidRPr="001A5075" w:rsidRDefault="007E77D1" w:rsidP="00AA099A">
      <w:pPr>
        <w:pStyle w:val="Prrafodelista"/>
        <w:numPr>
          <w:ilvl w:val="0"/>
          <w:numId w:val="47"/>
        </w:numPr>
        <w:jc w:val="both"/>
      </w:pPr>
      <w:r w:rsidRPr="001A5075">
        <w:t>Una vez que el bloque ParkingLotSystem tenga el código del usuario</w:t>
      </w:r>
      <w:r w:rsidR="00AA2924" w:rsidRPr="001A5075">
        <w:t>,</w:t>
      </w:r>
      <w:r w:rsidRPr="001A5075">
        <w:t xml:space="preserve"> habilita la toma de la foto a la placa, para ello intercambia el mensaje </w:t>
      </w:r>
      <w:proofErr w:type="spellStart"/>
      <w:r w:rsidRPr="001A5075">
        <w:t>sRequestPlate</w:t>
      </w:r>
      <w:proofErr w:type="spellEnd"/>
      <w:r w:rsidRPr="001A5075">
        <w:t xml:space="preserve"> con el bloque UnmodeledProcesses.</w:t>
      </w:r>
    </w:p>
    <w:p w:rsidR="007E77D1" w:rsidRPr="001A5075" w:rsidRDefault="007E77D1" w:rsidP="00AA099A">
      <w:pPr>
        <w:pStyle w:val="Prrafodelista"/>
        <w:numPr>
          <w:ilvl w:val="0"/>
          <w:numId w:val="47"/>
        </w:numPr>
        <w:jc w:val="both"/>
      </w:pPr>
      <w:r w:rsidRPr="001A5075">
        <w:t>El bloque UnmodeledProcesses env</w:t>
      </w:r>
      <w:r w:rsidR="00AA2924" w:rsidRPr="001A5075">
        <w:t xml:space="preserve">ía la placa como un </w:t>
      </w:r>
      <w:proofErr w:type="spellStart"/>
      <w:r w:rsidR="00AA2924" w:rsidRPr="001A5075">
        <w:t>charstring</w:t>
      </w:r>
      <w:proofErr w:type="spellEnd"/>
      <w:r w:rsidR="00AA2924" w:rsidRPr="001A5075">
        <w:t xml:space="preserve"> al </w:t>
      </w:r>
      <w:r w:rsidRPr="001A5075">
        <w:t xml:space="preserve">bloque que </w:t>
      </w:r>
      <w:r w:rsidR="00AA2924" w:rsidRPr="001A5075">
        <w:t>hizo la consulta</w:t>
      </w:r>
      <w:r w:rsidRPr="001A5075">
        <w:t>.</w:t>
      </w:r>
    </w:p>
    <w:p w:rsidR="007E77D1" w:rsidRPr="001A5075" w:rsidRDefault="007E77D1" w:rsidP="00AA099A">
      <w:pPr>
        <w:pStyle w:val="Prrafodelista"/>
        <w:numPr>
          <w:ilvl w:val="0"/>
          <w:numId w:val="47"/>
        </w:numPr>
        <w:jc w:val="both"/>
      </w:pPr>
      <w:r w:rsidRPr="001A5075">
        <w:lastRenderedPageBreak/>
        <w:t xml:space="preserve">Una vez que se tenga la información del usuario es indispensable validarla y determinar si se le otorga </w:t>
      </w:r>
      <w:r w:rsidR="00AA2924" w:rsidRPr="001A5075">
        <w:t xml:space="preserve">el </w:t>
      </w:r>
      <w:r w:rsidRPr="001A5075">
        <w:t>acceso o no</w:t>
      </w:r>
      <w:r w:rsidR="00AA2924" w:rsidRPr="001A5075">
        <w:t xml:space="preserve"> al sistema</w:t>
      </w:r>
      <w:r w:rsidRPr="001A5075">
        <w:t xml:space="preserve">. Para ello envía un requerimiento al bloque UnmodeledProcesses esperando la señal </w:t>
      </w:r>
      <w:proofErr w:type="spellStart"/>
      <w:r w:rsidRPr="001A5075">
        <w:t>sOkUser</w:t>
      </w:r>
      <w:proofErr w:type="spellEnd"/>
      <w:r w:rsidRPr="001A5075">
        <w:t xml:space="preserve"> que</w:t>
      </w:r>
      <w:r w:rsidR="00AA2924" w:rsidRPr="001A5075">
        <w:t xml:space="preserve"> confirma que</w:t>
      </w:r>
      <w:r w:rsidRPr="001A5075">
        <w:t xml:space="preserve"> el usuario está habilitado para usar el sistema de parqueo o</w:t>
      </w:r>
      <w:r w:rsidR="0000301D">
        <w:t xml:space="preserve"> </w:t>
      </w:r>
      <w:proofErr w:type="spellStart"/>
      <w:r w:rsidR="0000301D">
        <w:t>sNoRegis_User</w:t>
      </w:r>
      <w:proofErr w:type="spellEnd"/>
      <w:r w:rsidR="0000301D">
        <w:t xml:space="preserve"> que indica que el usuario no está permitido para</w:t>
      </w:r>
      <w:r w:rsidRPr="001A5075">
        <w:t xml:space="preserve"> usar el sistema de parqueo.</w:t>
      </w:r>
    </w:p>
    <w:p w:rsidR="007E77D1" w:rsidRPr="001A5075" w:rsidRDefault="007E77D1" w:rsidP="00AA099A">
      <w:pPr>
        <w:pStyle w:val="Prrafodelista"/>
        <w:numPr>
          <w:ilvl w:val="0"/>
          <w:numId w:val="47"/>
        </w:numPr>
        <w:jc w:val="both"/>
      </w:pPr>
      <w:r w:rsidRPr="001A5075">
        <w:t xml:space="preserve">Si el usuario está habilitado para usar el sistema de parqueo entonces se efectúa una serie de pasos </w:t>
      </w:r>
      <w:r w:rsidR="00AA2924" w:rsidRPr="001A5075">
        <w:t>para darle bienvenida al usuario.</w:t>
      </w:r>
      <w:r w:rsidRPr="001A5075">
        <w:t xml:space="preserve"> </w:t>
      </w:r>
      <w:r w:rsidR="00AA2924" w:rsidRPr="001A5075">
        <w:t>P</w:t>
      </w:r>
      <w:r w:rsidRPr="001A5075">
        <w:t xml:space="preserve">ara ello se </w:t>
      </w:r>
      <w:r w:rsidR="00AA2924" w:rsidRPr="001A5075">
        <w:t>envía una señal a</w:t>
      </w:r>
      <w:r w:rsidRPr="001A5075">
        <w:t xml:space="preserve"> la talanquera para que permita el paso del vehículo, una vez que éste </w:t>
      </w:r>
      <w:r w:rsidR="00AA099A" w:rsidRPr="001A5075">
        <w:t>haya pasado</w:t>
      </w:r>
      <w:r w:rsidR="00AA2924" w:rsidRPr="001A5075">
        <w:t>,</w:t>
      </w:r>
      <w:r w:rsidRPr="001A5075">
        <w:t xml:space="preserve"> un sensor envía dicha señal indicando que es seguro bajar la talanquera y el bloque ParkingLotSystem culmina enviando </w:t>
      </w:r>
      <w:r w:rsidR="00AA2924" w:rsidRPr="001A5075">
        <w:t xml:space="preserve">la señal </w:t>
      </w:r>
      <w:proofErr w:type="spellStart"/>
      <w:r w:rsidR="00AA2924" w:rsidRPr="001A5075">
        <w:t>sDownBarrier</w:t>
      </w:r>
      <w:proofErr w:type="spellEnd"/>
      <w:r w:rsidR="00AA2924" w:rsidRPr="001A5075">
        <w:t>, quedando así disponibles los dos bloques para interactuar nuevamente.</w:t>
      </w:r>
    </w:p>
    <w:p w:rsidR="00862BCF" w:rsidRPr="001A5075" w:rsidRDefault="00862BCF" w:rsidP="00AA099A">
      <w:pPr>
        <w:jc w:val="center"/>
      </w:pPr>
      <w:r w:rsidRPr="001A5075">
        <w:rPr>
          <w:noProof/>
          <w:lang w:val="es-ES" w:eastAsia="es-ES"/>
        </w:rPr>
        <w:drawing>
          <wp:inline distT="0" distB="0" distL="0" distR="0" wp14:anchorId="7F935051" wp14:editId="517D3D71">
            <wp:extent cx="3771900" cy="525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5257800"/>
                    </a:xfrm>
                    <a:prstGeom prst="rect">
                      <a:avLst/>
                    </a:prstGeom>
                  </pic:spPr>
                </pic:pic>
              </a:graphicData>
            </a:graphic>
          </wp:inline>
        </w:drawing>
      </w:r>
    </w:p>
    <w:p w:rsidR="00862BCF" w:rsidRPr="001A5075" w:rsidRDefault="00862BCF" w:rsidP="00AA099A">
      <w:pPr>
        <w:jc w:val="center"/>
      </w:pPr>
      <w:r w:rsidRPr="001A5075">
        <w:t xml:space="preserve">Figura </w:t>
      </w:r>
      <w:r w:rsidR="00C70C5B" w:rsidRPr="001A5075">
        <w:t>4</w:t>
      </w:r>
      <w:r w:rsidRPr="001A5075">
        <w:t>. MSC ingreso vehículo al sistema de parqueo de la PUJC</w:t>
      </w:r>
    </w:p>
    <w:p w:rsidR="009300F1" w:rsidRPr="001A5075" w:rsidRDefault="00AA5599" w:rsidP="00DA595B">
      <w:pPr>
        <w:jc w:val="both"/>
      </w:pPr>
      <w:r w:rsidRPr="001A5075">
        <w:t xml:space="preserve">El escenario que </w:t>
      </w:r>
      <w:r w:rsidR="00C70C5B" w:rsidRPr="001A5075">
        <w:t>representa</w:t>
      </w:r>
      <w:r w:rsidRPr="001A5075">
        <w:t xml:space="preserve"> l</w:t>
      </w:r>
      <w:r w:rsidR="009300F1" w:rsidRPr="001A5075">
        <w:t xml:space="preserve">a salida de un vehículo del sistema de parqueo de la PUJC es similar al comportamiento descrito en la figura </w:t>
      </w:r>
      <w:r w:rsidR="00C70C5B" w:rsidRPr="001A5075">
        <w:t>4</w:t>
      </w:r>
      <w:r w:rsidR="009300F1" w:rsidRPr="001A5075">
        <w:t xml:space="preserve">, la diferencia radica que el agente </w:t>
      </w:r>
      <w:proofErr w:type="spellStart"/>
      <w:r w:rsidR="009300F1" w:rsidRPr="001A5075">
        <w:t>Env</w:t>
      </w:r>
      <w:proofErr w:type="spellEnd"/>
      <w:r w:rsidR="009300F1" w:rsidRPr="001A5075">
        <w:t xml:space="preserve"> o entorno envía una señal </w:t>
      </w:r>
      <w:proofErr w:type="spellStart"/>
      <w:r w:rsidR="009300F1" w:rsidRPr="001A5075">
        <w:t>sLoopInductive_Exit</w:t>
      </w:r>
      <w:proofErr w:type="spellEnd"/>
      <w:r w:rsidR="009300F1" w:rsidRPr="001A5075">
        <w:t xml:space="preserve"> y </w:t>
      </w:r>
      <w:r w:rsidRPr="001A5075">
        <w:t>en el momento que</w:t>
      </w:r>
      <w:r w:rsidR="009300F1" w:rsidRPr="001A5075">
        <w:t xml:space="preserve"> el bloque ParkingLotSystem</w:t>
      </w:r>
      <w:r w:rsidRPr="001A5075">
        <w:t xml:space="preserve"> desea verificar si el usuario está autorizado para salir</w:t>
      </w:r>
      <w:r w:rsidR="001772BF" w:rsidRPr="001A5075">
        <w:t>,</w:t>
      </w:r>
      <w:r w:rsidRPr="001A5075">
        <w:t xml:space="preserve"> </w:t>
      </w:r>
      <w:r w:rsidR="009300F1" w:rsidRPr="001A5075">
        <w:t>envía una</w:t>
      </w:r>
      <w:r w:rsidR="00084AA7" w:rsidRPr="001A5075">
        <w:t xml:space="preserve"> señal </w:t>
      </w:r>
      <w:proofErr w:type="spellStart"/>
      <w:r w:rsidR="00084AA7" w:rsidRPr="001A5075">
        <w:t>sConfirmOut</w:t>
      </w:r>
      <w:r w:rsidR="009300F1" w:rsidRPr="001A5075">
        <w:t>User</w:t>
      </w:r>
      <w:proofErr w:type="spellEnd"/>
      <w:r w:rsidR="009300F1" w:rsidRPr="001A5075">
        <w:t>.</w:t>
      </w:r>
    </w:p>
    <w:p w:rsidR="003F1030" w:rsidRPr="001A5075" w:rsidRDefault="00F82B05" w:rsidP="00DA595B">
      <w:pPr>
        <w:jc w:val="both"/>
      </w:pPr>
      <w:r w:rsidRPr="001A5075">
        <w:lastRenderedPageBreak/>
        <w:t xml:space="preserve">Los </w:t>
      </w:r>
      <w:proofErr w:type="spellStart"/>
      <w:r w:rsidRPr="001A5075">
        <w:t>MSCs</w:t>
      </w:r>
      <w:proofErr w:type="spellEnd"/>
      <w:r w:rsidRPr="001A5075">
        <w:t xml:space="preserve"> son útiles para describir la interacción entre agentes, que si bien pueden ser </w:t>
      </w:r>
      <w:r w:rsidR="00B43EDE">
        <w:t xml:space="preserve">entre </w:t>
      </w:r>
      <w:r w:rsidRPr="001A5075">
        <w:t>bloques también sirven para</w:t>
      </w:r>
      <w:r w:rsidR="001772BF" w:rsidRPr="001A5075">
        <w:t xml:space="preserve"> describir</w:t>
      </w:r>
      <w:r w:rsidRPr="001A5075">
        <w:t xml:space="preserve"> el comportamiento a nivel de procesos. Como se muestran en l</w:t>
      </w:r>
      <w:r w:rsidR="007B2DBA" w:rsidRPr="001A5075">
        <w:t xml:space="preserve">as figuras </w:t>
      </w:r>
      <w:r w:rsidR="00C70C5B" w:rsidRPr="001A5075">
        <w:t>5</w:t>
      </w:r>
      <w:r w:rsidR="007B2DBA" w:rsidRPr="001A5075">
        <w:t xml:space="preserve"> y </w:t>
      </w:r>
      <w:r w:rsidR="00C70C5B" w:rsidRPr="001A5075">
        <w:t>6</w:t>
      </w:r>
      <w:r w:rsidRPr="001A5075">
        <w:t xml:space="preserve"> </w:t>
      </w:r>
      <w:r w:rsidR="001772BF" w:rsidRPr="001A5075">
        <w:t xml:space="preserve">que </w:t>
      </w:r>
      <w:r w:rsidRPr="001A5075">
        <w:t>representan</w:t>
      </w:r>
      <w:r w:rsidR="007B2DBA" w:rsidRPr="001A5075">
        <w:t xml:space="preserve"> los </w:t>
      </w:r>
      <w:proofErr w:type="spellStart"/>
      <w:r w:rsidR="007B2DBA" w:rsidRPr="001A5075">
        <w:t>MSC</w:t>
      </w:r>
      <w:r w:rsidRPr="001A5075">
        <w:t>s</w:t>
      </w:r>
      <w:proofErr w:type="spellEnd"/>
      <w:r w:rsidR="007B2DBA" w:rsidRPr="001A5075">
        <w:t xml:space="preserve"> de la inicialización del sistema cuando</w:t>
      </w:r>
      <w:r w:rsidR="00A03271" w:rsidRPr="001A5075">
        <w:t xml:space="preserve"> éste</w:t>
      </w:r>
      <w:r w:rsidR="007B2DBA" w:rsidRPr="001A5075">
        <w:t xml:space="preserve"> empieza por primera vez. Los requerimientos del sistema </w:t>
      </w:r>
      <w:r w:rsidR="00B95114">
        <w:t>son los</w:t>
      </w:r>
      <w:r w:rsidR="00B95114" w:rsidRPr="001A5075">
        <w:t xml:space="preserve"> siguientes</w:t>
      </w:r>
      <w:r w:rsidR="007B2DBA" w:rsidRPr="001A5075">
        <w:t>:</w:t>
      </w:r>
    </w:p>
    <w:p w:rsidR="007B2DBA" w:rsidRPr="001A5075" w:rsidRDefault="007B2DBA" w:rsidP="00AA099A">
      <w:pPr>
        <w:pStyle w:val="Prrafodelista"/>
        <w:numPr>
          <w:ilvl w:val="0"/>
          <w:numId w:val="48"/>
        </w:numPr>
        <w:jc w:val="both"/>
      </w:pPr>
      <w:r w:rsidRPr="001A5075">
        <w:t>El sistema debe de tener por lo menos una entrada y una salida principal.</w:t>
      </w:r>
    </w:p>
    <w:p w:rsidR="007B2DBA" w:rsidRPr="001A5075" w:rsidRDefault="007B2DBA" w:rsidP="00AA099A">
      <w:pPr>
        <w:pStyle w:val="Prrafodelista"/>
        <w:numPr>
          <w:ilvl w:val="0"/>
          <w:numId w:val="48"/>
        </w:numPr>
        <w:jc w:val="both"/>
      </w:pPr>
      <w:r w:rsidRPr="001A5075">
        <w:t>Cada entrada y salida principal debe una cámara la cual retorna el valor de la placa del vehículo</w:t>
      </w:r>
      <w:r w:rsidR="00B95114">
        <w:t xml:space="preserve"> a partir de una foto </w:t>
      </w:r>
      <w:r w:rsidRPr="001A5075">
        <w:t>y un lector de carnés.</w:t>
      </w:r>
    </w:p>
    <w:p w:rsidR="007B2DBA" w:rsidRPr="001A5075" w:rsidRDefault="00B95114" w:rsidP="00AA099A">
      <w:pPr>
        <w:pStyle w:val="Prrafodelista"/>
        <w:numPr>
          <w:ilvl w:val="0"/>
          <w:numId w:val="48"/>
        </w:numPr>
        <w:jc w:val="both"/>
      </w:pPr>
      <w:r>
        <w:t>El</w:t>
      </w:r>
      <w:r w:rsidR="007B2DBA" w:rsidRPr="001A5075">
        <w:t xml:space="preserve"> sistema tiene por</w:t>
      </w:r>
      <w:r>
        <w:t xml:space="preserve"> lo menos una zona con</w:t>
      </w:r>
      <w:r w:rsidR="00A03271" w:rsidRPr="001A5075">
        <w:t xml:space="preserve"> su respectivo</w:t>
      </w:r>
      <w:r w:rsidR="007B2DBA" w:rsidRPr="001A5075">
        <w:t xml:space="preserve"> controlador. La zona cuenta con sus </w:t>
      </w:r>
      <w:r w:rsidR="001772BF" w:rsidRPr="001A5075">
        <w:t>respectivos</w:t>
      </w:r>
      <w:r w:rsidR="007B2DBA" w:rsidRPr="001A5075">
        <w:t xml:space="preserve"> sensores para indicar si un vehículo ha ingresado o salido de dicha zona.</w:t>
      </w:r>
    </w:p>
    <w:p w:rsidR="00D1459F" w:rsidRPr="001A5075" w:rsidRDefault="007B2DBA" w:rsidP="00AA099A">
      <w:pPr>
        <w:pStyle w:val="Prrafodelista"/>
        <w:numPr>
          <w:ilvl w:val="0"/>
          <w:numId w:val="48"/>
        </w:numPr>
        <w:jc w:val="both"/>
      </w:pPr>
      <w:r w:rsidRPr="001A5075">
        <w:t xml:space="preserve">Cuenta con un repositorio de datos donde se encuentran los códigos y </w:t>
      </w:r>
      <w:r w:rsidR="00F82B05" w:rsidRPr="001A5075">
        <w:t xml:space="preserve">sus </w:t>
      </w:r>
      <w:r w:rsidRPr="001A5075">
        <w:t xml:space="preserve">placas </w:t>
      </w:r>
      <w:r w:rsidR="00226388" w:rsidRPr="001A5075">
        <w:t>asociadas que están autorizadas para el acceso o salida del sistema de parqueo de la PUJC.</w:t>
      </w:r>
    </w:p>
    <w:p w:rsidR="007B2DBA" w:rsidRPr="001A5075" w:rsidRDefault="00D1459F" w:rsidP="00AA099A">
      <w:pPr>
        <w:ind w:left="360"/>
        <w:jc w:val="both"/>
        <w:rPr>
          <w:lang w:eastAsia="es-ES"/>
        </w:rPr>
      </w:pPr>
      <w:r w:rsidRPr="001A5075">
        <w:rPr>
          <w:lang w:eastAsia="es-ES"/>
        </w:rPr>
        <w:t xml:space="preserve"> </w:t>
      </w:r>
      <w:r w:rsidRPr="001A5075">
        <w:rPr>
          <w:noProof/>
          <w:lang w:val="es-ES" w:eastAsia="es-ES"/>
        </w:rPr>
        <w:drawing>
          <wp:inline distT="0" distB="0" distL="0" distR="0" wp14:anchorId="4CAB0838" wp14:editId="586722F6">
            <wp:extent cx="4963779" cy="3510951"/>
            <wp:effectExtent l="0" t="0" r="889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EntryCarINSystem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525" cy="3511479"/>
                    </a:xfrm>
                    <a:prstGeom prst="rect">
                      <a:avLst/>
                    </a:prstGeom>
                  </pic:spPr>
                </pic:pic>
              </a:graphicData>
            </a:graphic>
          </wp:inline>
        </w:drawing>
      </w:r>
    </w:p>
    <w:p w:rsidR="00D1459F" w:rsidRPr="001A5075" w:rsidRDefault="00D1459F" w:rsidP="00AA099A">
      <w:pPr>
        <w:ind w:left="360"/>
        <w:jc w:val="center"/>
        <w:rPr>
          <w:lang w:eastAsia="es-ES"/>
        </w:rPr>
      </w:pPr>
      <w:r w:rsidRPr="001A5075">
        <w:rPr>
          <w:lang w:eastAsia="es-ES"/>
        </w:rPr>
        <w:t xml:space="preserve">Figura </w:t>
      </w:r>
      <w:r w:rsidR="00C70C5B" w:rsidRPr="001A5075">
        <w:rPr>
          <w:lang w:eastAsia="es-ES"/>
        </w:rPr>
        <w:t>5</w:t>
      </w:r>
      <w:r w:rsidRPr="001A5075">
        <w:rPr>
          <w:lang w:eastAsia="es-ES"/>
        </w:rPr>
        <w:t>. Inicialización entrada y salida principal del sistema</w:t>
      </w:r>
    </w:p>
    <w:p w:rsidR="001772BF" w:rsidRPr="001A5075" w:rsidRDefault="00D1459F" w:rsidP="000672D0">
      <w:pPr>
        <w:ind w:left="360"/>
        <w:jc w:val="both"/>
        <w:rPr>
          <w:lang w:eastAsia="es-ES"/>
        </w:rPr>
      </w:pPr>
      <w:r w:rsidRPr="001A5075">
        <w:rPr>
          <w:lang w:eastAsia="es-ES"/>
        </w:rPr>
        <w:t>La figu</w:t>
      </w:r>
      <w:r w:rsidR="00F82B05" w:rsidRPr="001A5075">
        <w:rPr>
          <w:lang w:eastAsia="es-ES"/>
        </w:rPr>
        <w:t xml:space="preserve">ra </w:t>
      </w:r>
      <w:r w:rsidR="00C70C5B" w:rsidRPr="001A5075">
        <w:rPr>
          <w:lang w:eastAsia="es-ES"/>
        </w:rPr>
        <w:t>5</w:t>
      </w:r>
      <w:r w:rsidR="00F82B05" w:rsidRPr="001A5075">
        <w:rPr>
          <w:lang w:eastAsia="es-ES"/>
        </w:rPr>
        <w:t xml:space="preserve">, detalla la interacción entre procesos del bloque ParkingLotSystem y los procesos del bloque </w:t>
      </w:r>
      <w:proofErr w:type="spellStart"/>
      <w:r w:rsidR="00F82B05" w:rsidRPr="001A5075">
        <w:rPr>
          <w:lang w:eastAsia="es-ES"/>
        </w:rPr>
        <w:t>UnmolededProcesses</w:t>
      </w:r>
      <w:proofErr w:type="spellEnd"/>
      <w:r w:rsidR="00F82B05" w:rsidRPr="001A5075">
        <w:rPr>
          <w:lang w:eastAsia="es-ES"/>
        </w:rPr>
        <w:t>. Inicialmente el sistema contiene una instancia</w:t>
      </w:r>
      <w:r w:rsidR="001772BF" w:rsidRPr="001A5075">
        <w:rPr>
          <w:lang w:eastAsia="es-ES"/>
        </w:rPr>
        <w:t xml:space="preserve"> </w:t>
      </w:r>
      <w:r w:rsidR="00F82B05" w:rsidRPr="001A5075">
        <w:rPr>
          <w:lang w:eastAsia="es-ES"/>
        </w:rPr>
        <w:t xml:space="preserve">de cada </w:t>
      </w:r>
      <w:r w:rsidR="000672D0" w:rsidRPr="001A5075">
        <w:rPr>
          <w:lang w:eastAsia="es-ES"/>
        </w:rPr>
        <w:t xml:space="preserve">uno de los </w:t>
      </w:r>
      <w:r w:rsidR="00F82B05" w:rsidRPr="001A5075">
        <w:rPr>
          <w:lang w:eastAsia="es-ES"/>
        </w:rPr>
        <w:t>proceso</w:t>
      </w:r>
      <w:r w:rsidR="00B95114">
        <w:rPr>
          <w:lang w:eastAsia="es-ES"/>
        </w:rPr>
        <w:t>s</w:t>
      </w:r>
      <w:r w:rsidR="00F82B05" w:rsidRPr="001A5075">
        <w:rPr>
          <w:lang w:eastAsia="es-ES"/>
        </w:rPr>
        <w:t xml:space="preserve"> </w:t>
      </w:r>
      <w:r w:rsidR="00E12445" w:rsidRPr="001A5075">
        <w:rPr>
          <w:lang w:eastAsia="es-ES"/>
        </w:rPr>
        <w:t>de la</w:t>
      </w:r>
      <w:r w:rsidR="00F82B05" w:rsidRPr="001A5075">
        <w:rPr>
          <w:lang w:eastAsia="es-ES"/>
        </w:rPr>
        <w:t xml:space="preserve"> figura 3.</w:t>
      </w:r>
      <w:r w:rsidR="001772BF" w:rsidRPr="001A5075">
        <w:rPr>
          <w:lang w:eastAsia="es-ES"/>
        </w:rPr>
        <w:t xml:space="preserve"> El proceso </w:t>
      </w:r>
      <w:proofErr w:type="spellStart"/>
      <w:r w:rsidR="001772BF" w:rsidRPr="001A5075">
        <w:rPr>
          <w:lang w:eastAsia="es-ES"/>
        </w:rPr>
        <w:t>pMainSystemManager</w:t>
      </w:r>
      <w:proofErr w:type="spellEnd"/>
      <w:r w:rsidR="001772BF" w:rsidRPr="001A5075">
        <w:rPr>
          <w:lang w:eastAsia="es-ES"/>
        </w:rPr>
        <w:t xml:space="preserve"> se encarga de asociar </w:t>
      </w:r>
      <w:r w:rsidR="002241EB" w:rsidRPr="001A5075">
        <w:rPr>
          <w:lang w:eastAsia="es-ES"/>
        </w:rPr>
        <w:t xml:space="preserve">el proceso </w:t>
      </w:r>
      <w:proofErr w:type="spellStart"/>
      <w:r w:rsidR="002241EB" w:rsidRPr="001A5075">
        <w:rPr>
          <w:lang w:eastAsia="es-ES"/>
        </w:rPr>
        <w:t>pEntryNOut_Way</w:t>
      </w:r>
      <w:proofErr w:type="spellEnd"/>
      <w:r w:rsidR="0046400E" w:rsidRPr="001A5075">
        <w:rPr>
          <w:lang w:eastAsia="es-ES"/>
        </w:rPr>
        <w:t xml:space="preserve"> a s</w:t>
      </w:r>
      <w:r w:rsidR="000672D0" w:rsidRPr="001A5075">
        <w:rPr>
          <w:lang w:eastAsia="es-ES"/>
        </w:rPr>
        <w:t>u tabla de entradas principales;</w:t>
      </w:r>
      <w:r w:rsidR="0046400E" w:rsidRPr="001A5075">
        <w:rPr>
          <w:lang w:eastAsia="es-ES"/>
        </w:rPr>
        <w:t xml:space="preserve"> para ello envía una señal llamada </w:t>
      </w:r>
      <w:proofErr w:type="spellStart"/>
      <w:r w:rsidR="0046400E" w:rsidRPr="001A5075">
        <w:rPr>
          <w:lang w:eastAsia="es-ES"/>
        </w:rPr>
        <w:t>sInitEntr</w:t>
      </w:r>
      <w:r w:rsidR="000672D0" w:rsidRPr="001A5075">
        <w:rPr>
          <w:lang w:eastAsia="es-ES"/>
        </w:rPr>
        <w:t>yWay_i</w:t>
      </w:r>
      <w:proofErr w:type="spellEnd"/>
      <w:r w:rsidR="000672D0" w:rsidRPr="001A5075">
        <w:rPr>
          <w:lang w:eastAsia="es-ES"/>
        </w:rPr>
        <w:t xml:space="preserve"> al proceso </w:t>
      </w:r>
      <w:proofErr w:type="spellStart"/>
      <w:r w:rsidR="000672D0" w:rsidRPr="001A5075">
        <w:rPr>
          <w:lang w:eastAsia="es-ES"/>
        </w:rPr>
        <w:t>pEntryNOut</w:t>
      </w:r>
      <w:r w:rsidR="00B95114">
        <w:rPr>
          <w:lang w:eastAsia="es-ES"/>
        </w:rPr>
        <w:t>_</w:t>
      </w:r>
      <w:r w:rsidR="000672D0" w:rsidRPr="001A5075">
        <w:rPr>
          <w:lang w:eastAsia="es-ES"/>
        </w:rPr>
        <w:t>Way</w:t>
      </w:r>
      <w:proofErr w:type="spellEnd"/>
      <w:r w:rsidR="000672D0" w:rsidRPr="001A5075">
        <w:rPr>
          <w:lang w:eastAsia="es-ES"/>
        </w:rPr>
        <w:t>.</w:t>
      </w:r>
      <w:r w:rsidR="0046400E" w:rsidRPr="001A5075">
        <w:rPr>
          <w:lang w:eastAsia="es-ES"/>
        </w:rPr>
        <w:t xml:space="preserve"> </w:t>
      </w:r>
      <w:r w:rsidR="000672D0" w:rsidRPr="001A5075">
        <w:rPr>
          <w:lang w:eastAsia="es-ES"/>
        </w:rPr>
        <w:t>A</w:t>
      </w:r>
      <w:r w:rsidR="0046400E" w:rsidRPr="001A5075">
        <w:rPr>
          <w:lang w:eastAsia="es-ES"/>
        </w:rPr>
        <w:t xml:space="preserve"> part</w:t>
      </w:r>
      <w:r w:rsidR="00F875AA">
        <w:rPr>
          <w:lang w:eastAsia="es-ES"/>
        </w:rPr>
        <w:t xml:space="preserve">ir de esta solicitud lo que va </w:t>
      </w:r>
      <w:r w:rsidR="0046400E" w:rsidRPr="001A5075">
        <w:rPr>
          <w:lang w:eastAsia="es-ES"/>
        </w:rPr>
        <w:t>a pasar es que éste proce</w:t>
      </w:r>
      <w:r w:rsidR="00B95114">
        <w:rPr>
          <w:lang w:eastAsia="es-ES"/>
        </w:rPr>
        <w:t>so necesita que se le sea asigna</w:t>
      </w:r>
      <w:r w:rsidR="00B95114" w:rsidRPr="001A5075">
        <w:rPr>
          <w:lang w:eastAsia="es-ES"/>
        </w:rPr>
        <w:t>do</w:t>
      </w:r>
      <w:r w:rsidR="0046400E" w:rsidRPr="001A5075">
        <w:rPr>
          <w:lang w:eastAsia="es-ES"/>
        </w:rPr>
        <w:t xml:space="preserve"> un lector de carné</w:t>
      </w:r>
      <w:r w:rsidR="000672D0" w:rsidRPr="001A5075">
        <w:rPr>
          <w:lang w:eastAsia="es-ES"/>
        </w:rPr>
        <w:t>s</w:t>
      </w:r>
      <w:r w:rsidR="0046400E" w:rsidRPr="001A5075">
        <w:rPr>
          <w:lang w:eastAsia="es-ES"/>
        </w:rPr>
        <w:t xml:space="preserve">, </w:t>
      </w:r>
      <w:proofErr w:type="spellStart"/>
      <w:r w:rsidR="0046400E" w:rsidRPr="001A5075">
        <w:rPr>
          <w:lang w:eastAsia="es-ES"/>
        </w:rPr>
        <w:t>pCardReader</w:t>
      </w:r>
      <w:proofErr w:type="spellEnd"/>
      <w:r w:rsidR="000672D0" w:rsidRPr="001A5075">
        <w:rPr>
          <w:lang w:eastAsia="es-ES"/>
        </w:rPr>
        <w:t>,</w:t>
      </w:r>
      <w:r w:rsidR="0046400E" w:rsidRPr="001A5075">
        <w:rPr>
          <w:lang w:eastAsia="es-ES"/>
        </w:rPr>
        <w:t xml:space="preserve"> y una cámara, </w:t>
      </w:r>
      <w:proofErr w:type="spellStart"/>
      <w:r w:rsidR="0046400E" w:rsidRPr="001A5075">
        <w:rPr>
          <w:lang w:eastAsia="es-ES"/>
        </w:rPr>
        <w:t>pCamera</w:t>
      </w:r>
      <w:proofErr w:type="spellEnd"/>
      <w:r w:rsidR="0046400E" w:rsidRPr="001A5075">
        <w:rPr>
          <w:lang w:eastAsia="es-ES"/>
        </w:rPr>
        <w:t xml:space="preserve">. El proceso que tiene la facultad de instanciar estos procesos es </w:t>
      </w:r>
      <w:proofErr w:type="spellStart"/>
      <w:r w:rsidR="0046400E" w:rsidRPr="001A5075">
        <w:rPr>
          <w:lang w:eastAsia="es-ES"/>
        </w:rPr>
        <w:t>pCreatorCardReaderNCamera</w:t>
      </w:r>
      <w:proofErr w:type="spellEnd"/>
      <w:r w:rsidR="0046400E" w:rsidRPr="001A5075">
        <w:rPr>
          <w:lang w:eastAsia="es-ES"/>
        </w:rPr>
        <w:t xml:space="preserve">, </w:t>
      </w:r>
      <w:r w:rsidR="000672D0" w:rsidRPr="001A5075">
        <w:rPr>
          <w:lang w:eastAsia="es-ES"/>
        </w:rPr>
        <w:t xml:space="preserve">una vez éste haya creado el lector de carnés y la cámara, enviará una señal al proceso </w:t>
      </w:r>
      <w:proofErr w:type="spellStart"/>
      <w:r w:rsidR="000672D0" w:rsidRPr="001A5075">
        <w:rPr>
          <w:lang w:eastAsia="es-ES"/>
        </w:rPr>
        <w:t>pEntryNOut_Way</w:t>
      </w:r>
      <w:proofErr w:type="spellEnd"/>
      <w:r w:rsidR="000672D0" w:rsidRPr="001A5075">
        <w:rPr>
          <w:lang w:eastAsia="es-ES"/>
        </w:rPr>
        <w:t xml:space="preserve"> con los identificadores correspondientes. El proceso </w:t>
      </w:r>
      <w:proofErr w:type="spellStart"/>
      <w:r w:rsidR="000672D0" w:rsidRPr="001A5075">
        <w:rPr>
          <w:lang w:eastAsia="es-ES"/>
        </w:rPr>
        <w:t>pMainSystemManager</w:t>
      </w:r>
      <w:proofErr w:type="spellEnd"/>
      <w:r w:rsidR="000672D0" w:rsidRPr="001A5075">
        <w:rPr>
          <w:lang w:eastAsia="es-ES"/>
        </w:rPr>
        <w:t xml:space="preserve"> cuando reciba la señal sOkEntryWay1 </w:t>
      </w:r>
      <w:r w:rsidR="000672D0" w:rsidRPr="001A5075">
        <w:rPr>
          <w:lang w:eastAsia="es-ES"/>
        </w:rPr>
        <w:lastRenderedPageBreak/>
        <w:t xml:space="preserve">por parte de </w:t>
      </w:r>
      <w:proofErr w:type="spellStart"/>
      <w:r w:rsidR="000672D0" w:rsidRPr="001A5075">
        <w:rPr>
          <w:lang w:eastAsia="es-ES"/>
        </w:rPr>
        <w:t>pEntryNOut_Way</w:t>
      </w:r>
      <w:proofErr w:type="spellEnd"/>
      <w:r w:rsidR="000672D0" w:rsidRPr="001A5075">
        <w:rPr>
          <w:lang w:eastAsia="es-ES"/>
        </w:rPr>
        <w:t xml:space="preserve"> indica</w:t>
      </w:r>
      <w:r w:rsidR="00F52377" w:rsidRPr="001A5075">
        <w:rPr>
          <w:lang w:eastAsia="es-ES"/>
        </w:rPr>
        <w:t>rá</w:t>
      </w:r>
      <w:r w:rsidR="000672D0" w:rsidRPr="001A5075">
        <w:rPr>
          <w:lang w:eastAsia="es-ES"/>
        </w:rPr>
        <w:t xml:space="preserve"> que la primera entrada principal ha sido exitosamente creada, entonces se procede a crear una salida principal. La interacción de los procesos es muy parecida a la inicialización de la primera entrada principal, solo cambia que el proceso </w:t>
      </w:r>
      <w:proofErr w:type="spellStart"/>
      <w:r w:rsidR="000672D0" w:rsidRPr="001A5075">
        <w:rPr>
          <w:lang w:eastAsia="es-ES"/>
        </w:rPr>
        <w:t>pMainSystemManager</w:t>
      </w:r>
      <w:proofErr w:type="spellEnd"/>
      <w:r w:rsidR="000672D0" w:rsidRPr="001A5075">
        <w:rPr>
          <w:lang w:eastAsia="es-ES"/>
        </w:rPr>
        <w:t xml:space="preserve"> solicita </w:t>
      </w:r>
      <w:r w:rsidR="007810AA">
        <w:rPr>
          <w:lang w:eastAsia="es-ES"/>
        </w:rPr>
        <w:t xml:space="preserve">al agente </w:t>
      </w:r>
      <w:proofErr w:type="spellStart"/>
      <w:r w:rsidR="000672D0" w:rsidRPr="001A5075">
        <w:rPr>
          <w:lang w:eastAsia="es-ES"/>
        </w:rPr>
        <w:t>pCreatorCardReaderNCamera</w:t>
      </w:r>
      <w:proofErr w:type="spellEnd"/>
      <w:r w:rsidR="000672D0" w:rsidRPr="001A5075">
        <w:rPr>
          <w:lang w:eastAsia="es-ES"/>
        </w:rPr>
        <w:t xml:space="preserve"> instanciar un proceso </w:t>
      </w:r>
      <w:proofErr w:type="spellStart"/>
      <w:r w:rsidR="000672D0" w:rsidRPr="001A5075">
        <w:rPr>
          <w:lang w:eastAsia="es-ES"/>
        </w:rPr>
        <w:t>pEntryNOut_Way</w:t>
      </w:r>
      <w:proofErr w:type="spellEnd"/>
      <w:r w:rsidR="000672D0" w:rsidRPr="001A5075">
        <w:rPr>
          <w:lang w:eastAsia="es-ES"/>
        </w:rPr>
        <w:t xml:space="preserve"> y envíe la</w:t>
      </w:r>
      <w:r w:rsidR="00F52377" w:rsidRPr="001A5075">
        <w:rPr>
          <w:lang w:eastAsia="es-ES"/>
        </w:rPr>
        <w:t xml:space="preserve"> señal correspondiente a este ú</w:t>
      </w:r>
      <w:r w:rsidR="000672D0" w:rsidRPr="001A5075">
        <w:rPr>
          <w:lang w:eastAsia="es-ES"/>
        </w:rPr>
        <w:t>l</w:t>
      </w:r>
      <w:r w:rsidR="00F52377" w:rsidRPr="001A5075">
        <w:rPr>
          <w:lang w:eastAsia="es-ES"/>
        </w:rPr>
        <w:t>tim</w:t>
      </w:r>
      <w:r w:rsidR="000672D0" w:rsidRPr="001A5075">
        <w:rPr>
          <w:lang w:eastAsia="es-ES"/>
        </w:rPr>
        <w:t xml:space="preserve">o para que se le sea asociado un lector de carnés y una cámara. El proceso de inicialización termina cuando </w:t>
      </w:r>
      <w:r w:rsidR="00F52377" w:rsidRPr="001A5075">
        <w:rPr>
          <w:lang w:eastAsia="es-ES"/>
        </w:rPr>
        <w:t>el proceso de creación de entradas y salidas principales</w:t>
      </w:r>
      <w:r w:rsidR="000672D0" w:rsidRPr="001A5075">
        <w:rPr>
          <w:lang w:eastAsia="es-ES"/>
        </w:rPr>
        <w:t xml:space="preserve"> envía un mensaje al proceso </w:t>
      </w:r>
      <w:proofErr w:type="spellStart"/>
      <w:r w:rsidR="000672D0" w:rsidRPr="001A5075">
        <w:rPr>
          <w:lang w:eastAsia="es-ES"/>
        </w:rPr>
        <w:t>pMainSystemManager</w:t>
      </w:r>
      <w:proofErr w:type="spellEnd"/>
      <w:r w:rsidR="000672D0" w:rsidRPr="001A5075">
        <w:rPr>
          <w:lang w:eastAsia="es-ES"/>
        </w:rPr>
        <w:t xml:space="preserve"> llamada </w:t>
      </w:r>
      <w:proofErr w:type="spellStart"/>
      <w:r w:rsidR="000672D0" w:rsidRPr="001A5075">
        <w:rPr>
          <w:lang w:eastAsia="es-ES"/>
        </w:rPr>
        <w:t>sOkCreateOutWay</w:t>
      </w:r>
      <w:proofErr w:type="spellEnd"/>
      <w:r w:rsidR="00F52377" w:rsidRPr="001A5075">
        <w:rPr>
          <w:lang w:eastAsia="es-ES"/>
        </w:rPr>
        <w:t xml:space="preserve"> asociando el identificador de dicha salida</w:t>
      </w:r>
      <w:r w:rsidR="007810AA">
        <w:rPr>
          <w:lang w:eastAsia="es-ES"/>
        </w:rPr>
        <w:t xml:space="preserve"> principal</w:t>
      </w:r>
      <w:r w:rsidR="00F52377" w:rsidRPr="001A5075">
        <w:rPr>
          <w:lang w:eastAsia="es-ES"/>
        </w:rPr>
        <w:t xml:space="preserve"> para que sea anexado en su lista de salidas principales.</w:t>
      </w:r>
    </w:p>
    <w:p w:rsidR="001772BF" w:rsidRPr="001A5075" w:rsidRDefault="00F52377" w:rsidP="000672D0">
      <w:pPr>
        <w:ind w:left="360"/>
        <w:jc w:val="both"/>
        <w:rPr>
          <w:lang w:eastAsia="es-ES"/>
        </w:rPr>
      </w:pPr>
      <w:r w:rsidRPr="001A5075">
        <w:rPr>
          <w:lang w:eastAsia="es-ES"/>
        </w:rPr>
        <w:t xml:space="preserve">La figura </w:t>
      </w:r>
      <w:r w:rsidR="00C70C5B" w:rsidRPr="001A5075">
        <w:rPr>
          <w:lang w:eastAsia="es-ES"/>
        </w:rPr>
        <w:t>6</w:t>
      </w:r>
      <w:r w:rsidRPr="001A5075">
        <w:rPr>
          <w:lang w:eastAsia="es-ES"/>
        </w:rPr>
        <w:t xml:space="preserve"> </w:t>
      </w:r>
      <w:r w:rsidR="00546BAD" w:rsidRPr="001A5075">
        <w:rPr>
          <w:lang w:eastAsia="es-ES"/>
        </w:rPr>
        <w:t>describe la inici</w:t>
      </w:r>
      <w:r w:rsidR="005567DF" w:rsidRPr="001A5075">
        <w:rPr>
          <w:lang w:eastAsia="es-ES"/>
        </w:rPr>
        <w:t>a</w:t>
      </w:r>
      <w:r w:rsidR="00546BAD" w:rsidRPr="001A5075">
        <w:rPr>
          <w:lang w:eastAsia="es-ES"/>
        </w:rPr>
        <w:t>lización de los procesos del bloque ParkingLotSystem, el objetivo de esta interacción es asociar a</w:t>
      </w:r>
      <w:r w:rsidR="005567DF" w:rsidRPr="001A5075">
        <w:rPr>
          <w:lang w:eastAsia="es-ES"/>
        </w:rPr>
        <w:t xml:space="preserve"> </w:t>
      </w:r>
      <w:r w:rsidR="00546BAD" w:rsidRPr="001A5075">
        <w:rPr>
          <w:lang w:eastAsia="es-ES"/>
        </w:rPr>
        <w:t>l</w:t>
      </w:r>
      <w:r w:rsidR="005567DF" w:rsidRPr="001A5075">
        <w:rPr>
          <w:lang w:eastAsia="es-ES"/>
        </w:rPr>
        <w:t>a zona</w:t>
      </w:r>
      <w:r w:rsidR="00546BAD" w:rsidRPr="001A5075">
        <w:rPr>
          <w:lang w:eastAsia="es-ES"/>
        </w:rPr>
        <w:t xml:space="preserve"> </w:t>
      </w:r>
      <w:r w:rsidR="005567DF" w:rsidRPr="001A5075">
        <w:rPr>
          <w:lang w:eastAsia="es-ES"/>
        </w:rPr>
        <w:t xml:space="preserve">y al proceso </w:t>
      </w:r>
      <w:proofErr w:type="spellStart"/>
      <w:r w:rsidR="005567DF" w:rsidRPr="001A5075">
        <w:rPr>
          <w:lang w:eastAsia="es-ES"/>
        </w:rPr>
        <w:t>pZoneManager</w:t>
      </w:r>
      <w:proofErr w:type="spellEnd"/>
      <w:r w:rsidR="005567DF" w:rsidRPr="001A5075">
        <w:rPr>
          <w:lang w:eastAsia="es-ES"/>
        </w:rPr>
        <w:t xml:space="preserve"> su respectivo </w:t>
      </w:r>
      <w:r w:rsidR="00546BAD" w:rsidRPr="001A5075">
        <w:rPr>
          <w:lang w:eastAsia="es-ES"/>
        </w:rPr>
        <w:t xml:space="preserve">controlador. El sistema de parqueo cuenta con controladores de tienen </w:t>
      </w:r>
      <w:r w:rsidR="0069692E" w:rsidRPr="001A5075">
        <w:rPr>
          <w:lang w:eastAsia="es-ES"/>
        </w:rPr>
        <w:t>a su mando un conjunto de zonas; dado que el sistema es</w:t>
      </w:r>
      <w:r w:rsidR="005567DF" w:rsidRPr="001A5075">
        <w:rPr>
          <w:lang w:eastAsia="es-ES"/>
        </w:rPr>
        <w:t xml:space="preserve"> dinámico</w:t>
      </w:r>
      <w:r w:rsidR="0069692E" w:rsidRPr="001A5075">
        <w:rPr>
          <w:lang w:eastAsia="es-ES"/>
        </w:rPr>
        <w:t xml:space="preserve"> es posible que un controlador pueda tener </w:t>
      </w:r>
      <w:r w:rsidR="005567DF" w:rsidRPr="001A5075">
        <w:rPr>
          <w:lang w:eastAsia="es-ES"/>
        </w:rPr>
        <w:t>más zonas</w:t>
      </w:r>
      <w:r w:rsidR="0069692E" w:rsidRPr="001A5075">
        <w:rPr>
          <w:lang w:eastAsia="es-ES"/>
        </w:rPr>
        <w:t xml:space="preserve">, ya que el proceso </w:t>
      </w:r>
      <w:proofErr w:type="spellStart"/>
      <w:r w:rsidR="0069692E" w:rsidRPr="001A5075">
        <w:rPr>
          <w:lang w:eastAsia="es-ES"/>
        </w:rPr>
        <w:t>pCtrl</w:t>
      </w:r>
      <w:proofErr w:type="spellEnd"/>
      <w:r w:rsidR="0069692E" w:rsidRPr="001A5075">
        <w:rPr>
          <w:lang w:eastAsia="es-ES"/>
        </w:rPr>
        <w:t xml:space="preserve"> no se encuentra en el mismo bloque que </w:t>
      </w:r>
      <w:proofErr w:type="spellStart"/>
      <w:r w:rsidR="0069692E" w:rsidRPr="001A5075">
        <w:rPr>
          <w:lang w:eastAsia="es-ES"/>
        </w:rPr>
        <w:t>pZone</w:t>
      </w:r>
      <w:proofErr w:type="spellEnd"/>
      <w:r w:rsidR="0069692E" w:rsidRPr="001A5075">
        <w:rPr>
          <w:lang w:eastAsia="es-ES"/>
        </w:rPr>
        <w:t xml:space="preserve"> se necesita un proceso que sea capaz de crear </w:t>
      </w:r>
      <w:r w:rsidR="005567DF" w:rsidRPr="001A5075">
        <w:rPr>
          <w:lang w:eastAsia="es-ES"/>
        </w:rPr>
        <w:t>más</w:t>
      </w:r>
      <w:r w:rsidR="0069692E" w:rsidRPr="001A5075">
        <w:rPr>
          <w:lang w:eastAsia="es-ES"/>
        </w:rPr>
        <w:t xml:space="preserve"> zonas, para ello se requiere del proceso </w:t>
      </w:r>
      <w:proofErr w:type="spellStart"/>
      <w:r w:rsidR="0069692E" w:rsidRPr="001A5075">
        <w:rPr>
          <w:lang w:eastAsia="es-ES"/>
        </w:rPr>
        <w:t>pZoneManager</w:t>
      </w:r>
      <w:proofErr w:type="spellEnd"/>
      <w:r w:rsidR="0069692E" w:rsidRPr="001A5075">
        <w:rPr>
          <w:lang w:eastAsia="es-ES"/>
        </w:rPr>
        <w:t>. Lo anterior implica que c</w:t>
      </w:r>
      <w:r w:rsidR="007810AA">
        <w:rPr>
          <w:lang w:eastAsia="es-ES"/>
        </w:rPr>
        <w:t xml:space="preserve">ada proceso </w:t>
      </w:r>
      <w:proofErr w:type="spellStart"/>
      <w:r w:rsidR="007810AA">
        <w:rPr>
          <w:lang w:eastAsia="es-ES"/>
        </w:rPr>
        <w:t>pCtrl</w:t>
      </w:r>
      <w:proofErr w:type="spellEnd"/>
      <w:r w:rsidR="007810AA">
        <w:rPr>
          <w:lang w:eastAsia="es-ES"/>
        </w:rPr>
        <w:t xml:space="preserve"> tendrá asocia</w:t>
      </w:r>
      <w:r w:rsidR="0069692E" w:rsidRPr="001A5075">
        <w:rPr>
          <w:lang w:eastAsia="es-ES"/>
        </w:rPr>
        <w:t xml:space="preserve">do hasta </w:t>
      </w:r>
      <w:r w:rsidR="0069692E" w:rsidRPr="001A5075">
        <w:rPr>
          <w:i/>
          <w:lang w:eastAsia="es-ES"/>
        </w:rPr>
        <w:t>Z</w:t>
      </w:r>
      <w:r w:rsidR="0069692E" w:rsidRPr="001A5075">
        <w:rPr>
          <w:lang w:eastAsia="es-ES"/>
        </w:rPr>
        <w:t xml:space="preserve"> zonas y un</w:t>
      </w:r>
      <w:r w:rsidR="007810AA">
        <w:rPr>
          <w:lang w:eastAsia="es-ES"/>
        </w:rPr>
        <w:t xml:space="preserve"> único</w:t>
      </w:r>
      <w:r w:rsidR="0069692E" w:rsidRPr="001A5075">
        <w:rPr>
          <w:lang w:eastAsia="es-ES"/>
        </w:rPr>
        <w:t xml:space="preserve"> proceso </w:t>
      </w:r>
      <w:proofErr w:type="spellStart"/>
      <w:r w:rsidR="0069692E" w:rsidRPr="001A5075">
        <w:rPr>
          <w:lang w:eastAsia="es-ES"/>
        </w:rPr>
        <w:t>pZoneManager</w:t>
      </w:r>
      <w:proofErr w:type="spellEnd"/>
      <w:r w:rsidR="0069692E" w:rsidRPr="001A5075">
        <w:rPr>
          <w:lang w:eastAsia="es-ES"/>
        </w:rPr>
        <w:t>.</w:t>
      </w:r>
      <w:r w:rsidR="005567DF" w:rsidRPr="001A5075">
        <w:rPr>
          <w:lang w:eastAsia="es-ES"/>
        </w:rPr>
        <w:t xml:space="preserve"> </w:t>
      </w:r>
    </w:p>
    <w:p w:rsidR="009300F1" w:rsidRPr="001A5075" w:rsidRDefault="009300F1" w:rsidP="000672D0">
      <w:pPr>
        <w:ind w:left="360"/>
        <w:jc w:val="both"/>
      </w:pPr>
      <w:r w:rsidRPr="001A5075">
        <w:t xml:space="preserve"> </w:t>
      </w:r>
      <w:r w:rsidR="00B7651F" w:rsidRPr="001A5075">
        <w:t xml:space="preserve"> </w:t>
      </w:r>
      <w:r w:rsidR="00D1459F" w:rsidRPr="001A5075">
        <w:rPr>
          <w:noProof/>
          <w:lang w:val="es-ES" w:eastAsia="es-ES"/>
        </w:rPr>
        <w:drawing>
          <wp:inline distT="0" distB="0" distL="0" distR="0" wp14:anchorId="07B51050" wp14:editId="483F717A">
            <wp:extent cx="4838722" cy="3340467"/>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_0.png"/>
                    <pic:cNvPicPr/>
                  </pic:nvPicPr>
                  <pic:blipFill rotWithShape="1">
                    <a:blip r:embed="rId14" cstate="print">
                      <a:extLst>
                        <a:ext uri="{28A0092B-C50C-407E-A947-70E740481C1C}">
                          <a14:useLocalDpi xmlns:a14="http://schemas.microsoft.com/office/drawing/2010/main" val="0"/>
                        </a:ext>
                      </a:extLst>
                    </a:blip>
                    <a:srcRect l="1439" t="2493" r="8910" b="31863"/>
                    <a:stretch/>
                  </pic:blipFill>
                  <pic:spPr bwMode="auto">
                    <a:xfrm>
                      <a:off x="0" y="0"/>
                      <a:ext cx="4841173" cy="3342159"/>
                    </a:xfrm>
                    <a:prstGeom prst="rect">
                      <a:avLst/>
                    </a:prstGeom>
                    <a:ln>
                      <a:noFill/>
                    </a:ln>
                    <a:extLst>
                      <a:ext uri="{53640926-AAD7-44D8-BBD7-CCE9431645EC}">
                        <a14:shadowObscured xmlns:a14="http://schemas.microsoft.com/office/drawing/2010/main"/>
                      </a:ext>
                    </a:extLst>
                  </pic:spPr>
                </pic:pic>
              </a:graphicData>
            </a:graphic>
          </wp:inline>
        </w:drawing>
      </w:r>
    </w:p>
    <w:p w:rsidR="00546BAD" w:rsidRPr="001A5075" w:rsidRDefault="00546BAD" w:rsidP="00546BAD">
      <w:pPr>
        <w:ind w:left="360"/>
        <w:jc w:val="center"/>
      </w:pPr>
      <w:r w:rsidRPr="001A5075">
        <w:t xml:space="preserve">Figura </w:t>
      </w:r>
      <w:r w:rsidR="00C70C5B" w:rsidRPr="001A5075">
        <w:t>6</w:t>
      </w:r>
      <w:r w:rsidRPr="001A5075">
        <w:t>. Inicialización de procesos del bloque ParkingLotSystem</w:t>
      </w:r>
    </w:p>
    <w:p w:rsidR="00FA578D"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La función de cada uno de las señales presentadas a partir de este momento se </w:t>
      </w:r>
      <w:r w:rsidR="00EC2F03" w:rsidRPr="001A5075">
        <w:rPr>
          <w:rFonts w:eastAsia="Lohit Hindi" w:cs="Times New Roman"/>
          <w:bCs/>
          <w:kern w:val="1"/>
          <w:sz w:val="24"/>
          <w:szCs w:val="24"/>
          <w:lang w:eastAsia="zh-CN" w:bidi="hi-IN"/>
        </w:rPr>
        <w:t>puede</w:t>
      </w:r>
      <w:r w:rsidRPr="001A5075">
        <w:rPr>
          <w:rFonts w:eastAsia="Lohit Hindi" w:cs="Times New Roman"/>
          <w:bCs/>
          <w:kern w:val="1"/>
          <w:sz w:val="24"/>
          <w:szCs w:val="24"/>
          <w:lang w:eastAsia="zh-CN" w:bidi="hi-IN"/>
        </w:rPr>
        <w:t xml:space="preserve"> detallar en el Anexo B.</w:t>
      </w:r>
    </w:p>
    <w:p w:rsidR="005567DF"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La tabla 4 explica el pro</w:t>
      </w:r>
      <w:r w:rsidR="00EC2F03" w:rsidRPr="001A5075">
        <w:rPr>
          <w:rFonts w:eastAsia="Lohit Hindi" w:cs="Times New Roman"/>
          <w:bCs/>
          <w:kern w:val="1"/>
          <w:sz w:val="24"/>
          <w:szCs w:val="24"/>
          <w:lang w:eastAsia="zh-CN" w:bidi="hi-IN"/>
        </w:rPr>
        <w:t xml:space="preserve">pósito de cada uno de los </w:t>
      </w:r>
      <w:proofErr w:type="spellStart"/>
      <w:r w:rsidR="00EC2F03" w:rsidRPr="001A5075">
        <w:rPr>
          <w:rFonts w:eastAsia="Lohit Hindi" w:cs="Times New Roman"/>
          <w:bCs/>
          <w:kern w:val="1"/>
          <w:sz w:val="24"/>
          <w:szCs w:val="24"/>
          <w:lang w:eastAsia="zh-CN" w:bidi="hi-IN"/>
        </w:rPr>
        <w:t>MS</w:t>
      </w:r>
      <w:r w:rsidRPr="001A5075">
        <w:rPr>
          <w:rFonts w:eastAsia="Lohit Hindi" w:cs="Times New Roman"/>
          <w:bCs/>
          <w:kern w:val="1"/>
          <w:sz w:val="24"/>
          <w:szCs w:val="24"/>
          <w:lang w:eastAsia="zh-CN" w:bidi="hi-IN"/>
        </w:rPr>
        <w:t>Cs</w:t>
      </w:r>
      <w:proofErr w:type="spellEnd"/>
      <w:r w:rsidRPr="001A5075">
        <w:rPr>
          <w:rFonts w:eastAsia="Lohit Hindi" w:cs="Times New Roman"/>
          <w:bCs/>
          <w:kern w:val="1"/>
          <w:sz w:val="24"/>
          <w:szCs w:val="24"/>
          <w:lang w:eastAsia="zh-CN" w:bidi="hi-IN"/>
        </w:rPr>
        <w:t xml:space="preserve"> que se diseñaron para la descripción de las especificaciones del sistema de parqueo de la PUJC.</w:t>
      </w:r>
    </w:p>
    <w:p w:rsidR="00F940E5" w:rsidRPr="001A5075" w:rsidRDefault="00F940E5"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Pr="001A5075"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tbl>
      <w:tblPr>
        <w:tblStyle w:val="Tablaconcuadrcula"/>
        <w:tblW w:w="0" w:type="auto"/>
        <w:tblLook w:val="04A0" w:firstRow="1" w:lastRow="0" w:firstColumn="1" w:lastColumn="0" w:noHBand="0" w:noVBand="1"/>
      </w:tblPr>
      <w:tblGrid>
        <w:gridCol w:w="4322"/>
        <w:gridCol w:w="4322"/>
      </w:tblGrid>
      <w:tr w:rsidR="005C0D53" w:rsidRPr="001A5075" w:rsidTr="005C0D53">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lastRenderedPageBreak/>
              <w:t>MSC</w:t>
            </w:r>
          </w:p>
        </w:tc>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t>Descripción</w:t>
            </w:r>
          </w:p>
        </w:tc>
      </w:tr>
      <w:tr w:rsidR="005C0D53" w:rsidRPr="001A5075" w:rsidTr="005C0D53">
        <w:tc>
          <w:tcPr>
            <w:tcW w:w="4322" w:type="dxa"/>
          </w:tcPr>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7. Creación de una entrada principal al sistema de parqueo.</w:t>
            </w:r>
          </w:p>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C0D53" w:rsidRPr="001A5075" w:rsidRDefault="00222B92"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El administrador solicita la creación de una entrada principal al sistema de parqueo. Básicamente se crea el proceso que representa una entrada principal y a éste se le asigna su respectiva cámara y lector de carné. El sistema si ha creado exitosamente la entrada principal</w:t>
            </w:r>
            <w:r w:rsidR="00511711"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retorna una señal al administrador llamada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Si el sistema tiene el cupo máximo de entradas </w:t>
            </w:r>
            <w:r w:rsidR="00511711" w:rsidRPr="001A5075">
              <w:rPr>
                <w:rFonts w:eastAsia="Lohit Hindi" w:cs="Times New Roman"/>
                <w:bCs/>
                <w:kern w:val="1"/>
                <w:sz w:val="24"/>
                <w:szCs w:val="24"/>
                <w:lang w:eastAsia="zh-CN" w:bidi="hi-IN"/>
              </w:rPr>
              <w:t>principales</w:t>
            </w:r>
            <w:r w:rsidRPr="001A5075">
              <w:rPr>
                <w:rFonts w:eastAsia="Lohit Hindi" w:cs="Times New Roman"/>
                <w:bCs/>
                <w:kern w:val="1"/>
                <w:sz w:val="24"/>
                <w:szCs w:val="24"/>
                <w:lang w:eastAsia="zh-CN" w:bidi="hi-IN"/>
              </w:rPr>
              <w:t xml:space="preserve"> retornará al administrador la señal </w:t>
            </w:r>
            <w:proofErr w:type="spellStart"/>
            <w:r w:rsidRPr="001A5075">
              <w:rPr>
                <w:rFonts w:eastAsia="Lohit Hindi" w:cs="Times New Roman"/>
                <w:bCs/>
                <w:kern w:val="1"/>
                <w:sz w:val="24"/>
                <w:szCs w:val="24"/>
                <w:lang w:eastAsia="zh-CN" w:bidi="hi-IN"/>
              </w:rPr>
              <w:t>sExcEntryWay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8. Creación de una salida principal al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solicita la creación de una entrada principal al sistema de parqueo. Básicamente se crea el proceso que representa una entrada principal y a éste se le asigna su respectiva cámara y lector de carné. El sistema si ha creado exitosamente la entrada principal, retorna una señal al administrador llamada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Si el sistema tiene el cupo máximo de entradas principales retornará al administrador la señal </w:t>
            </w:r>
            <w:proofErr w:type="spellStart"/>
            <w:r w:rsidRPr="001A5075">
              <w:rPr>
                <w:rFonts w:eastAsia="Lohit Hindi" w:cs="Times New Roman"/>
                <w:bCs/>
                <w:kern w:val="1"/>
                <w:sz w:val="24"/>
                <w:szCs w:val="24"/>
                <w:lang w:eastAsia="zh-CN" w:bidi="hi-IN"/>
              </w:rPr>
              <w:t>sExcOutWay</w:t>
            </w:r>
            <w:proofErr w:type="spellEnd"/>
            <w:r w:rsidRPr="001A5075">
              <w:rPr>
                <w:rFonts w:eastAsia="Lohit Hindi" w:cs="Times New Roman"/>
                <w:bCs/>
                <w:kern w:val="1"/>
                <w:sz w:val="24"/>
                <w:szCs w:val="24"/>
                <w:lang w:eastAsia="zh-CN" w:bidi="hi-IN"/>
              </w:rPr>
              <w:t xml:space="preserve"> en </w:t>
            </w:r>
            <w:proofErr w:type="spellStart"/>
            <w:r w:rsidRPr="001A5075">
              <w:rPr>
                <w:rFonts w:eastAsia="Lohit Hindi" w:cs="Times New Roman"/>
                <w:bCs/>
                <w:kern w:val="1"/>
                <w:sz w:val="24"/>
                <w:szCs w:val="24"/>
                <w:lang w:eastAsia="zh-CN" w:bidi="hi-IN"/>
              </w:rPr>
              <w:t>lúgar</w:t>
            </w:r>
            <w:proofErr w:type="spellEnd"/>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9. Creación de una zona de parqueo cuando el controlador de zonas tiene asociado un </w:t>
            </w:r>
            <w:proofErr w:type="spellStart"/>
            <w:r w:rsidRPr="001A5075">
              <w:rPr>
                <w:rFonts w:eastAsia="Lohit Hindi" w:cs="Times New Roman"/>
                <w:bCs/>
                <w:kern w:val="1"/>
                <w:sz w:val="24"/>
                <w:szCs w:val="24"/>
                <w:lang w:eastAsia="zh-CN" w:bidi="hi-IN"/>
              </w:rPr>
              <w:t>pZoneManager</w:t>
            </w:r>
            <w:proofErr w:type="spellEnd"/>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del sistema envía una señal al proceso </w:t>
            </w:r>
            <w:proofErr w:type="spellStart"/>
            <w:r w:rsidRPr="001A5075">
              <w:rPr>
                <w:rFonts w:eastAsia="Lohit Hindi" w:cs="Times New Roman"/>
                <w:bCs/>
                <w:kern w:val="1"/>
                <w:sz w:val="24"/>
                <w:szCs w:val="24"/>
                <w:lang w:eastAsia="zh-CN" w:bidi="hi-IN"/>
              </w:rPr>
              <w:t>pMainSystemManager</w:t>
            </w:r>
            <w:proofErr w:type="spellEnd"/>
            <w:r w:rsidRPr="001A5075">
              <w:rPr>
                <w:rFonts w:eastAsia="Lohit Hindi" w:cs="Times New Roman"/>
                <w:bCs/>
                <w:kern w:val="1"/>
                <w:sz w:val="24"/>
                <w:szCs w:val="24"/>
                <w:lang w:eastAsia="zh-CN" w:bidi="hi-IN"/>
              </w:rPr>
              <w:t xml:space="preserve"> para crear una zona en un controlador específico, con una inicialización de plazas libres y totales de la zona. Para la solicitud de la zona se usa la señal </w:t>
            </w:r>
            <w:proofErr w:type="spellStart"/>
            <w:r w:rsidRPr="001A5075">
              <w:rPr>
                <w:rFonts w:eastAsia="Lohit Hindi" w:cs="Times New Roman"/>
                <w:bCs/>
                <w:kern w:val="1"/>
                <w:sz w:val="24"/>
                <w:szCs w:val="24"/>
                <w:lang w:eastAsia="zh-CN" w:bidi="hi-IN"/>
              </w:rPr>
              <w:t>sAddZone</w:t>
            </w:r>
            <w:proofErr w:type="spellEnd"/>
            <w:r w:rsidRPr="001A5075">
              <w:rPr>
                <w:rFonts w:eastAsia="Lohit Hindi" w:cs="Times New Roman"/>
                <w:bCs/>
                <w:kern w:val="1"/>
                <w:sz w:val="24"/>
                <w:szCs w:val="24"/>
                <w:lang w:eastAsia="zh-CN" w:bidi="hi-IN"/>
              </w:rPr>
              <w:t xml:space="preserve"> donde su primer parámetro es el número del controlador de zona, el </w:t>
            </w:r>
            <w:proofErr w:type="spellStart"/>
            <w:r w:rsidRPr="001A5075">
              <w:rPr>
                <w:rFonts w:eastAsia="Lohit Hindi" w:cs="Times New Roman"/>
                <w:bCs/>
                <w:kern w:val="1"/>
                <w:sz w:val="24"/>
                <w:szCs w:val="24"/>
                <w:lang w:eastAsia="zh-CN" w:bidi="hi-IN"/>
              </w:rPr>
              <w:t>suegundo</w:t>
            </w:r>
            <w:proofErr w:type="spellEnd"/>
            <w:r w:rsidRPr="001A5075">
              <w:rPr>
                <w:rFonts w:eastAsia="Lohit Hindi" w:cs="Times New Roman"/>
                <w:bCs/>
                <w:kern w:val="1"/>
                <w:sz w:val="24"/>
                <w:szCs w:val="24"/>
                <w:lang w:eastAsia="zh-CN" w:bidi="hi-IN"/>
              </w:rPr>
              <w:t xml:space="preserve"> y tercero son las plazas totales y libres de la zona respectivamente. Si la creación de la zona es exitosa el proceso </w:t>
            </w:r>
            <w:proofErr w:type="spellStart"/>
            <w:r w:rsidRPr="001A5075">
              <w:rPr>
                <w:rFonts w:eastAsia="Lohit Hindi" w:cs="Times New Roman"/>
                <w:bCs/>
                <w:kern w:val="1"/>
                <w:sz w:val="24"/>
                <w:szCs w:val="24"/>
                <w:lang w:eastAsia="zh-CN" w:bidi="hi-IN"/>
              </w:rPr>
              <w:t>pMainSystemManager</w:t>
            </w:r>
            <w:proofErr w:type="spellEnd"/>
            <w:r w:rsidRPr="001A5075">
              <w:rPr>
                <w:rFonts w:eastAsia="Lohit Hindi" w:cs="Times New Roman"/>
                <w:bCs/>
                <w:kern w:val="1"/>
                <w:sz w:val="24"/>
                <w:szCs w:val="24"/>
                <w:lang w:eastAsia="zh-CN" w:bidi="hi-IN"/>
              </w:rPr>
              <w:t xml:space="preserve"> lo hará saber al administrador a través de la señal </w:t>
            </w:r>
            <w:proofErr w:type="spellStart"/>
            <w:r w:rsidRPr="001A5075">
              <w:rPr>
                <w:rFonts w:eastAsia="Lohit Hindi" w:cs="Times New Roman"/>
                <w:bCs/>
                <w:kern w:val="1"/>
                <w:sz w:val="24"/>
                <w:szCs w:val="24"/>
                <w:lang w:eastAsia="zh-CN" w:bidi="hi-IN"/>
              </w:rPr>
              <w:t>sOkCreateZone</w:t>
            </w:r>
            <w:proofErr w:type="spellEnd"/>
            <w:r w:rsidRPr="001A5075">
              <w:rPr>
                <w:rFonts w:eastAsia="Lohit Hindi" w:cs="Times New Roman"/>
                <w:bCs/>
                <w:kern w:val="1"/>
                <w:sz w:val="24"/>
                <w:szCs w:val="24"/>
                <w:lang w:eastAsia="zh-CN" w:bidi="hi-IN"/>
              </w:rPr>
              <w:t xml:space="preserve"> de lo contrario enviará la señal </w:t>
            </w:r>
            <w:proofErr w:type="spellStart"/>
            <w:r w:rsidRPr="001A5075">
              <w:rPr>
                <w:rFonts w:eastAsia="Lohit Hindi" w:cs="Times New Roman"/>
                <w:bCs/>
                <w:kern w:val="1"/>
                <w:sz w:val="24"/>
                <w:szCs w:val="24"/>
                <w:lang w:eastAsia="zh-CN" w:bidi="hi-IN"/>
              </w:rPr>
              <w:t>sExcLimitZones</w:t>
            </w:r>
            <w:proofErr w:type="spellEnd"/>
            <w:r w:rsidRPr="001A5075">
              <w:rPr>
                <w:rFonts w:eastAsia="Lohit Hindi" w:cs="Times New Roman"/>
                <w:bCs/>
                <w:kern w:val="1"/>
                <w:sz w:val="24"/>
                <w:szCs w:val="24"/>
                <w:lang w:eastAsia="zh-CN" w:bidi="hi-IN"/>
              </w:rPr>
              <w:t xml:space="preserve">, ésta señal se da antes que el proceso </w:t>
            </w:r>
            <w:proofErr w:type="spellStart"/>
            <w:r w:rsidRPr="001A5075">
              <w:rPr>
                <w:rFonts w:eastAsia="Lohit Hindi" w:cs="Times New Roman"/>
                <w:bCs/>
                <w:kern w:val="1"/>
                <w:sz w:val="24"/>
                <w:szCs w:val="24"/>
                <w:lang w:eastAsia="zh-CN" w:bidi="hi-IN"/>
              </w:rPr>
              <w:t>pZoneManager</w:t>
            </w:r>
            <w:proofErr w:type="spellEnd"/>
            <w:r w:rsidRPr="001A5075">
              <w:rPr>
                <w:rFonts w:eastAsia="Lohit Hindi" w:cs="Times New Roman"/>
                <w:bCs/>
                <w:kern w:val="1"/>
                <w:sz w:val="24"/>
                <w:szCs w:val="24"/>
                <w:lang w:eastAsia="zh-CN" w:bidi="hi-IN"/>
              </w:rPr>
              <w:t xml:space="preserve"> haga una instancia del proceso </w:t>
            </w:r>
            <w:proofErr w:type="spellStart"/>
            <w:r w:rsidRPr="001A5075">
              <w:rPr>
                <w:rFonts w:eastAsia="Lohit Hindi" w:cs="Times New Roman"/>
                <w:bCs/>
                <w:kern w:val="1"/>
                <w:sz w:val="24"/>
                <w:szCs w:val="24"/>
                <w:lang w:eastAsia="zh-CN" w:bidi="hi-IN"/>
              </w:rPr>
              <w:t>pZone</w:t>
            </w:r>
            <w:proofErr w:type="spellEnd"/>
            <w:r w:rsidRPr="001A5075">
              <w:rPr>
                <w:rFonts w:eastAsia="Lohit Hindi" w:cs="Times New Roman"/>
                <w:bCs/>
                <w:kern w:val="1"/>
                <w:sz w:val="24"/>
                <w:szCs w:val="24"/>
                <w:lang w:eastAsia="zh-CN" w:bidi="hi-IN"/>
              </w:rPr>
              <w:t>.</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10. Creación de una zona de </w:t>
            </w:r>
            <w:r w:rsidRPr="001A5075">
              <w:rPr>
                <w:rFonts w:eastAsia="Lohit Hindi" w:cs="Times New Roman"/>
                <w:bCs/>
                <w:kern w:val="1"/>
                <w:sz w:val="24"/>
                <w:szCs w:val="24"/>
                <w:lang w:eastAsia="zh-CN" w:bidi="hi-IN"/>
              </w:rPr>
              <w:lastRenderedPageBreak/>
              <w:t xml:space="preserve">parqueo cuando el controlador de zonas no tiene asociado un </w:t>
            </w:r>
            <w:proofErr w:type="spellStart"/>
            <w:r w:rsidRPr="001A5075">
              <w:rPr>
                <w:rFonts w:eastAsia="Lohit Hindi" w:cs="Times New Roman"/>
                <w:bCs/>
                <w:kern w:val="1"/>
                <w:sz w:val="24"/>
                <w:szCs w:val="24"/>
                <w:lang w:eastAsia="zh-CN" w:bidi="hi-IN"/>
              </w:rPr>
              <w:t>pZoneManager</w:t>
            </w:r>
            <w:proofErr w:type="spellEnd"/>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7319E6">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El administrador del sistema envía una </w:t>
            </w:r>
            <w:r w:rsidRPr="001A5075">
              <w:rPr>
                <w:rFonts w:eastAsia="Lohit Hindi" w:cs="Times New Roman"/>
                <w:bCs/>
                <w:kern w:val="1"/>
                <w:sz w:val="24"/>
                <w:szCs w:val="24"/>
                <w:lang w:eastAsia="zh-CN" w:bidi="hi-IN"/>
              </w:rPr>
              <w:lastRenderedPageBreak/>
              <w:t xml:space="preserve">señal al proceso </w:t>
            </w:r>
            <w:proofErr w:type="spellStart"/>
            <w:r w:rsidRPr="001A5075">
              <w:rPr>
                <w:rFonts w:eastAsia="Lohit Hindi" w:cs="Times New Roman"/>
                <w:bCs/>
                <w:kern w:val="1"/>
                <w:sz w:val="24"/>
                <w:szCs w:val="24"/>
                <w:lang w:eastAsia="zh-CN" w:bidi="hi-IN"/>
              </w:rPr>
              <w:t>pMainSystemManager</w:t>
            </w:r>
            <w:proofErr w:type="spellEnd"/>
            <w:r w:rsidRPr="001A5075">
              <w:rPr>
                <w:rFonts w:eastAsia="Lohit Hindi" w:cs="Times New Roman"/>
                <w:bCs/>
                <w:kern w:val="1"/>
                <w:sz w:val="24"/>
                <w:szCs w:val="24"/>
                <w:lang w:eastAsia="zh-CN" w:bidi="hi-IN"/>
              </w:rPr>
              <w:t xml:space="preserve"> para crear una zona en un controlador específico. Este escenario es muy parecido al de la figura 9 la </w:t>
            </w:r>
            <w:r w:rsidR="007319E6" w:rsidRPr="001A5075">
              <w:rPr>
                <w:rFonts w:eastAsia="Lohit Hindi" w:cs="Times New Roman"/>
                <w:bCs/>
                <w:kern w:val="1"/>
                <w:sz w:val="24"/>
                <w:szCs w:val="24"/>
                <w:lang w:eastAsia="zh-CN" w:bidi="hi-IN"/>
              </w:rPr>
              <w:t>diferencia</w:t>
            </w:r>
            <w:r w:rsidRPr="001A5075">
              <w:rPr>
                <w:rFonts w:eastAsia="Lohit Hindi" w:cs="Times New Roman"/>
                <w:bCs/>
                <w:kern w:val="1"/>
                <w:sz w:val="24"/>
                <w:szCs w:val="24"/>
                <w:lang w:eastAsia="zh-CN" w:bidi="hi-IN"/>
              </w:rPr>
              <w:t xml:space="preserve"> es que el </w:t>
            </w:r>
            <w:r w:rsidR="007319E6" w:rsidRPr="001A5075">
              <w:rPr>
                <w:rFonts w:eastAsia="Lohit Hindi" w:cs="Times New Roman"/>
                <w:bCs/>
                <w:kern w:val="1"/>
                <w:sz w:val="24"/>
                <w:szCs w:val="24"/>
                <w:lang w:eastAsia="zh-CN" w:bidi="hi-IN"/>
              </w:rPr>
              <w:t>controlador</w:t>
            </w:r>
            <w:r w:rsidRPr="001A5075">
              <w:rPr>
                <w:rFonts w:eastAsia="Lohit Hindi" w:cs="Times New Roman"/>
                <w:bCs/>
                <w:kern w:val="1"/>
                <w:sz w:val="24"/>
                <w:szCs w:val="24"/>
                <w:lang w:eastAsia="zh-CN" w:bidi="hi-IN"/>
              </w:rPr>
              <w:t xml:space="preserve"> de zonas no tiene un proceso </w:t>
            </w:r>
            <w:proofErr w:type="spellStart"/>
            <w:r w:rsidRPr="001A5075">
              <w:rPr>
                <w:rFonts w:eastAsia="Lohit Hindi" w:cs="Times New Roman"/>
                <w:bCs/>
                <w:kern w:val="1"/>
                <w:sz w:val="24"/>
                <w:szCs w:val="24"/>
                <w:lang w:eastAsia="zh-CN" w:bidi="hi-IN"/>
              </w:rPr>
              <w:t>pZoneManager</w:t>
            </w:r>
            <w:proofErr w:type="spellEnd"/>
            <w:r w:rsidRPr="001A5075">
              <w:rPr>
                <w:rFonts w:eastAsia="Lohit Hindi" w:cs="Times New Roman"/>
                <w:bCs/>
                <w:kern w:val="1"/>
                <w:sz w:val="24"/>
                <w:szCs w:val="24"/>
                <w:lang w:eastAsia="zh-CN" w:bidi="hi-IN"/>
              </w:rPr>
              <w:t xml:space="preserve"> asociado, por lo cual solicita su creación</w:t>
            </w:r>
            <w:r w:rsidR="007319E6"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w:t>
            </w:r>
            <w:r w:rsidR="007319E6" w:rsidRPr="001A5075">
              <w:rPr>
                <w:rFonts w:eastAsia="Lohit Hindi" w:cs="Times New Roman"/>
                <w:bCs/>
                <w:kern w:val="1"/>
                <w:sz w:val="24"/>
                <w:szCs w:val="24"/>
                <w:lang w:eastAsia="zh-CN" w:bidi="hi-IN"/>
              </w:rPr>
              <w:t xml:space="preserve">una vez creado el </w:t>
            </w:r>
            <w:proofErr w:type="spellStart"/>
            <w:r w:rsidR="007319E6" w:rsidRPr="001A5075">
              <w:rPr>
                <w:rFonts w:eastAsia="Lohit Hindi" w:cs="Times New Roman"/>
                <w:bCs/>
                <w:kern w:val="1"/>
                <w:sz w:val="24"/>
                <w:szCs w:val="24"/>
                <w:lang w:eastAsia="zh-CN" w:bidi="hi-IN"/>
              </w:rPr>
              <w:t>pZoneManager</w:t>
            </w:r>
            <w:proofErr w:type="spellEnd"/>
            <w:r w:rsidR="007319E6" w:rsidRPr="001A5075">
              <w:rPr>
                <w:rFonts w:eastAsia="Lohit Hindi" w:cs="Times New Roman"/>
                <w:bCs/>
                <w:kern w:val="1"/>
                <w:sz w:val="24"/>
                <w:szCs w:val="24"/>
                <w:lang w:eastAsia="zh-CN" w:bidi="hi-IN"/>
              </w:rPr>
              <w:t xml:space="preserve"> y asociado a su respectivo controlador de zonas el </w:t>
            </w:r>
            <w:r w:rsidRPr="001A5075">
              <w:rPr>
                <w:rFonts w:eastAsia="Lohit Hindi" w:cs="Times New Roman"/>
                <w:bCs/>
                <w:kern w:val="1"/>
                <w:sz w:val="24"/>
                <w:szCs w:val="24"/>
                <w:lang w:eastAsia="zh-CN" w:bidi="hi-IN"/>
              </w:rPr>
              <w:t>intercambio de señales respecto a la figura 9 son los mismos.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11. MSC ajustes de parámetros a una zona de parqueo recién creada.</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662334"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MSC representa el intercambio de señales para la inicialización de una zona de parqueo, en este diagrama a la zona se le asigna un controlador y se ajusta su capacidad de aparcamiento de vehículos.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12. MSC creación de un controlador de zonas al sistema de parqueo</w:t>
            </w:r>
          </w:p>
        </w:tc>
        <w:tc>
          <w:tcPr>
            <w:tcW w:w="4322" w:type="dxa"/>
          </w:tcPr>
          <w:p w:rsidR="00511711" w:rsidRPr="001A5075" w:rsidRDefault="00AF2DF6"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solicita al sistema de parqueo crear un controlador de zonas por medio de la señal </w:t>
            </w:r>
            <w:proofErr w:type="spellStart"/>
            <w:r w:rsidRPr="001A5075">
              <w:rPr>
                <w:rFonts w:eastAsia="Lohit Hindi" w:cs="Times New Roman"/>
                <w:bCs/>
                <w:kern w:val="1"/>
                <w:sz w:val="24"/>
                <w:szCs w:val="24"/>
                <w:lang w:eastAsia="zh-CN" w:bidi="hi-IN"/>
              </w:rPr>
              <w:t>sCreateCtrl</w:t>
            </w:r>
            <w:proofErr w:type="spellEnd"/>
            <w:r w:rsidRPr="001A5075">
              <w:rPr>
                <w:rFonts w:eastAsia="Lohit Hindi" w:cs="Times New Roman"/>
                <w:bCs/>
                <w:kern w:val="1"/>
                <w:sz w:val="24"/>
                <w:szCs w:val="24"/>
                <w:lang w:eastAsia="zh-CN" w:bidi="hi-IN"/>
              </w:rPr>
              <w:t xml:space="preserve"> que recibe el proceso </w:t>
            </w:r>
            <w:proofErr w:type="spellStart"/>
            <w:r w:rsidRPr="001A5075">
              <w:rPr>
                <w:rFonts w:eastAsia="Lohit Hindi" w:cs="Times New Roman"/>
                <w:bCs/>
                <w:kern w:val="1"/>
                <w:sz w:val="24"/>
                <w:szCs w:val="24"/>
                <w:lang w:eastAsia="zh-CN" w:bidi="hi-IN"/>
              </w:rPr>
              <w:t>pMainSystemManager</w:t>
            </w:r>
            <w:proofErr w:type="spellEnd"/>
            <w:r w:rsidRPr="001A5075">
              <w:rPr>
                <w:rFonts w:eastAsia="Lohit Hindi" w:cs="Times New Roman"/>
                <w:bCs/>
                <w:kern w:val="1"/>
                <w:sz w:val="24"/>
                <w:szCs w:val="24"/>
                <w:lang w:eastAsia="zh-CN" w:bidi="hi-IN"/>
              </w:rPr>
              <w:t xml:space="preserve">. Si la creación es exitosa el proceso </w:t>
            </w:r>
            <w:proofErr w:type="spellStart"/>
            <w:r w:rsidRPr="001A5075">
              <w:rPr>
                <w:rFonts w:eastAsia="Lohit Hindi" w:cs="Times New Roman"/>
                <w:bCs/>
                <w:kern w:val="1"/>
                <w:sz w:val="24"/>
                <w:szCs w:val="24"/>
                <w:lang w:eastAsia="zh-CN" w:bidi="hi-IN"/>
              </w:rPr>
              <w:t>pMainSystemManager</w:t>
            </w:r>
            <w:proofErr w:type="spellEnd"/>
            <w:r w:rsidRPr="001A5075">
              <w:rPr>
                <w:rFonts w:eastAsia="Lohit Hindi" w:cs="Times New Roman"/>
                <w:bCs/>
                <w:kern w:val="1"/>
                <w:sz w:val="24"/>
                <w:szCs w:val="24"/>
                <w:lang w:eastAsia="zh-CN" w:bidi="hi-IN"/>
              </w:rPr>
              <w:t xml:space="preserve"> retornará una señal </w:t>
            </w:r>
            <w:proofErr w:type="spellStart"/>
            <w:r w:rsidRPr="001A5075">
              <w:rPr>
                <w:rFonts w:eastAsia="Lohit Hindi" w:cs="Times New Roman"/>
                <w:bCs/>
                <w:kern w:val="1"/>
                <w:sz w:val="24"/>
                <w:szCs w:val="24"/>
                <w:lang w:eastAsia="zh-CN" w:bidi="hi-IN"/>
              </w:rPr>
              <w:t>sOkCreateCtrl</w:t>
            </w:r>
            <w:proofErr w:type="spellEnd"/>
            <w:r w:rsidRPr="001A5075">
              <w:rPr>
                <w:rFonts w:eastAsia="Lohit Hindi" w:cs="Times New Roman"/>
                <w:bCs/>
                <w:kern w:val="1"/>
                <w:sz w:val="24"/>
                <w:szCs w:val="24"/>
                <w:lang w:eastAsia="zh-CN" w:bidi="hi-IN"/>
              </w:rPr>
              <w:t xml:space="preserve"> al administrador, de lo contrario, hará saber al administrador que no es posible tener más controladores de zonas con la señal </w:t>
            </w:r>
            <w:proofErr w:type="spellStart"/>
            <w:r w:rsidRPr="001A5075">
              <w:rPr>
                <w:rFonts w:eastAsia="Lohit Hindi" w:cs="Times New Roman"/>
                <w:bCs/>
                <w:kern w:val="1"/>
                <w:sz w:val="24"/>
                <w:szCs w:val="24"/>
                <w:lang w:eastAsia="zh-CN" w:bidi="hi-IN"/>
              </w:rPr>
              <w:t>sExcLimitCtrl</w:t>
            </w:r>
            <w:proofErr w:type="spellEnd"/>
            <w:r w:rsidRPr="001A5075">
              <w:rPr>
                <w:rFonts w:eastAsia="Lohit Hindi" w:cs="Times New Roman"/>
                <w:bCs/>
                <w:kern w:val="1"/>
                <w:sz w:val="24"/>
                <w:szCs w:val="24"/>
                <w:lang w:eastAsia="zh-CN" w:bidi="hi-IN"/>
              </w:rPr>
              <w:t>.</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13. MSC ingreso de un vehículo al sistema de parqueo.</w:t>
            </w:r>
          </w:p>
        </w:tc>
        <w:tc>
          <w:tcPr>
            <w:tcW w:w="4322" w:type="dxa"/>
          </w:tcPr>
          <w:p w:rsidR="00511711" w:rsidRPr="001A5075" w:rsidRDefault="00D274BD"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4 presentada anteriormente pero a nivel de procesos. Dado que los procesos </w:t>
            </w:r>
            <w:proofErr w:type="spellStart"/>
            <w:r w:rsidRPr="001A5075">
              <w:rPr>
                <w:rFonts w:eastAsia="Lohit Hindi" w:cs="Times New Roman"/>
                <w:bCs/>
                <w:kern w:val="1"/>
                <w:sz w:val="24"/>
                <w:szCs w:val="24"/>
                <w:lang w:eastAsia="zh-CN" w:bidi="hi-IN"/>
              </w:rPr>
              <w:t>pCardReader</w:t>
            </w:r>
            <w:proofErr w:type="spellEnd"/>
            <w:r w:rsidRPr="001A5075">
              <w:rPr>
                <w:rFonts w:eastAsia="Lohit Hindi" w:cs="Times New Roman"/>
                <w:bCs/>
                <w:kern w:val="1"/>
                <w:sz w:val="24"/>
                <w:szCs w:val="24"/>
                <w:lang w:eastAsia="zh-CN" w:bidi="hi-IN"/>
              </w:rPr>
              <w:t xml:space="preserve">, </w:t>
            </w:r>
            <w:proofErr w:type="spellStart"/>
            <w:r w:rsidRPr="001A5075">
              <w:rPr>
                <w:rFonts w:eastAsia="Lohit Hindi" w:cs="Times New Roman"/>
                <w:bCs/>
                <w:kern w:val="1"/>
                <w:sz w:val="24"/>
                <w:szCs w:val="24"/>
                <w:lang w:eastAsia="zh-CN" w:bidi="hi-IN"/>
              </w:rPr>
              <w:t>pCamera</w:t>
            </w:r>
            <w:proofErr w:type="spellEnd"/>
            <w:r w:rsidRPr="001A5075">
              <w:rPr>
                <w:rFonts w:eastAsia="Lohit Hindi" w:cs="Times New Roman"/>
                <w:bCs/>
                <w:kern w:val="1"/>
                <w:sz w:val="24"/>
                <w:szCs w:val="24"/>
                <w:lang w:eastAsia="zh-CN" w:bidi="hi-IN"/>
              </w:rPr>
              <w:t xml:space="preserve"> y pDataBase no han sido modelados, se ha colocado un temporizar en la vida del proceso </w:t>
            </w:r>
            <w:proofErr w:type="spellStart"/>
            <w:r w:rsidRPr="001A5075">
              <w:rPr>
                <w:rFonts w:eastAsia="Lohit Hindi" w:cs="Times New Roman"/>
                <w:bCs/>
                <w:kern w:val="1"/>
                <w:sz w:val="24"/>
                <w:szCs w:val="24"/>
                <w:lang w:eastAsia="zh-CN" w:bidi="hi-IN"/>
              </w:rPr>
              <w:t>pCamera</w:t>
            </w:r>
            <w:proofErr w:type="spellEnd"/>
            <w:r w:rsidRPr="001A5075">
              <w:rPr>
                <w:rFonts w:eastAsia="Lohit Hindi" w:cs="Times New Roman"/>
                <w:bCs/>
                <w:kern w:val="1"/>
                <w:sz w:val="24"/>
                <w:szCs w:val="24"/>
                <w:lang w:eastAsia="zh-CN" w:bidi="hi-IN"/>
              </w:rPr>
              <w:t xml:space="preserve"> que se llama </w:t>
            </w:r>
            <w:proofErr w:type="spellStart"/>
            <w:r w:rsidRPr="001A5075">
              <w:rPr>
                <w:rFonts w:eastAsia="Lohit Hindi" w:cs="Times New Roman"/>
                <w:bCs/>
                <w:kern w:val="1"/>
                <w:sz w:val="24"/>
                <w:szCs w:val="24"/>
                <w:lang w:eastAsia="zh-CN" w:bidi="hi-IN"/>
              </w:rPr>
              <w:t>timerProcessOCR</w:t>
            </w:r>
            <w:proofErr w:type="spellEnd"/>
            <w:r w:rsidRPr="001A5075">
              <w:rPr>
                <w:rFonts w:eastAsia="Lohit Hindi" w:cs="Times New Roman"/>
                <w:bCs/>
                <w:kern w:val="1"/>
                <w:sz w:val="24"/>
                <w:szCs w:val="24"/>
                <w:lang w:eastAsia="zh-CN" w:bidi="hi-IN"/>
              </w:rPr>
              <w:t xml:space="preserve"> el cual representa el tiempo de cómputo que tardaría el proceso </w:t>
            </w:r>
            <w:proofErr w:type="spellStart"/>
            <w:r w:rsidRPr="001A5075">
              <w:rPr>
                <w:rFonts w:eastAsia="Lohit Hindi" w:cs="Times New Roman"/>
                <w:bCs/>
                <w:kern w:val="1"/>
                <w:sz w:val="24"/>
                <w:szCs w:val="24"/>
                <w:lang w:eastAsia="zh-CN" w:bidi="hi-IN"/>
              </w:rPr>
              <w:t>pCamera</w:t>
            </w:r>
            <w:proofErr w:type="spellEnd"/>
            <w:r w:rsidRPr="001A5075">
              <w:rPr>
                <w:rFonts w:eastAsia="Lohit Hindi" w:cs="Times New Roman"/>
                <w:bCs/>
                <w:kern w:val="1"/>
                <w:sz w:val="24"/>
                <w:szCs w:val="24"/>
                <w:lang w:eastAsia="zh-CN" w:bidi="hi-IN"/>
              </w:rPr>
              <w:t xml:space="preserve"> para entregar a partir de una foto la placa de un vehículo en un tipo de dato </w:t>
            </w:r>
            <w:proofErr w:type="spellStart"/>
            <w:r w:rsidRPr="001A5075">
              <w:rPr>
                <w:rFonts w:eastAsia="Lohit Hindi" w:cs="Times New Roman"/>
                <w:bCs/>
                <w:kern w:val="1"/>
                <w:sz w:val="24"/>
                <w:szCs w:val="24"/>
                <w:lang w:eastAsia="zh-CN" w:bidi="hi-IN"/>
              </w:rPr>
              <w:t>charstring</w:t>
            </w:r>
            <w:proofErr w:type="spellEnd"/>
            <w:r w:rsidRPr="001A5075">
              <w:rPr>
                <w:rFonts w:eastAsia="Lohit Hindi" w:cs="Times New Roman"/>
                <w:bCs/>
                <w:kern w:val="1"/>
                <w:sz w:val="24"/>
                <w:szCs w:val="24"/>
                <w:lang w:eastAsia="zh-CN" w:bidi="hi-IN"/>
              </w:rPr>
              <w:t>.</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14. MSC Salida de un </w:t>
            </w:r>
            <w:r w:rsidR="00662334"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del sistema de parqueo.</w:t>
            </w:r>
          </w:p>
        </w:tc>
        <w:tc>
          <w:tcPr>
            <w:tcW w:w="4322" w:type="dxa"/>
          </w:tcPr>
          <w:p w:rsidR="00511711" w:rsidRPr="001A5075" w:rsidRDefault="00D274BD"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13. La </w:t>
            </w:r>
            <w:proofErr w:type="spellStart"/>
            <w:r w:rsidRPr="001A5075">
              <w:rPr>
                <w:rFonts w:eastAsia="Lohit Hindi" w:cs="Times New Roman"/>
                <w:bCs/>
                <w:kern w:val="1"/>
                <w:sz w:val="24"/>
                <w:szCs w:val="24"/>
                <w:lang w:eastAsia="zh-CN" w:bidi="hi-IN"/>
              </w:rPr>
              <w:t>dieferencia</w:t>
            </w:r>
            <w:proofErr w:type="spellEnd"/>
            <w:r w:rsidRPr="001A5075">
              <w:rPr>
                <w:rFonts w:eastAsia="Lohit Hindi" w:cs="Times New Roman"/>
                <w:bCs/>
                <w:kern w:val="1"/>
                <w:sz w:val="24"/>
                <w:szCs w:val="24"/>
                <w:lang w:eastAsia="zh-CN" w:bidi="hi-IN"/>
              </w:rPr>
              <w:t xml:space="preserve"> es que en este escenario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está por salir del sistema de parqueo, básicamente el proceso de verificación de usuario habilitado para salir es el mismo que cuando el </w:t>
            </w:r>
            <w:proofErr w:type="spellStart"/>
            <w:r w:rsidRPr="001A5075">
              <w:rPr>
                <w:rFonts w:eastAsia="Lohit Hindi" w:cs="Times New Roman"/>
                <w:bCs/>
                <w:kern w:val="1"/>
                <w:sz w:val="24"/>
                <w:szCs w:val="24"/>
                <w:lang w:eastAsia="zh-CN" w:bidi="hi-IN"/>
              </w:rPr>
              <w:t>suaurio</w:t>
            </w:r>
            <w:proofErr w:type="spellEnd"/>
            <w:r w:rsidRPr="001A5075">
              <w:rPr>
                <w:rFonts w:eastAsia="Lohit Hindi" w:cs="Times New Roman"/>
                <w:bCs/>
                <w:kern w:val="1"/>
                <w:sz w:val="24"/>
                <w:szCs w:val="24"/>
                <w:lang w:eastAsia="zh-CN" w:bidi="hi-IN"/>
              </w:rPr>
              <w:t xml:space="preserve"> está por ingresar con la diferencia que ésta validación se hace a través de la señal </w:t>
            </w:r>
            <w:proofErr w:type="spellStart"/>
            <w:r w:rsidRPr="001A5075">
              <w:rPr>
                <w:rFonts w:eastAsia="Lohit Hindi" w:cs="Times New Roman"/>
                <w:bCs/>
                <w:kern w:val="1"/>
                <w:sz w:val="24"/>
                <w:szCs w:val="24"/>
                <w:lang w:eastAsia="zh-CN" w:bidi="hi-IN"/>
              </w:rPr>
              <w:t>sConfirmOutUser</w:t>
            </w:r>
            <w:proofErr w:type="spellEnd"/>
            <w:r w:rsidRPr="001A5075">
              <w:rPr>
                <w:rFonts w:eastAsia="Lohit Hindi" w:cs="Times New Roman"/>
                <w:bCs/>
                <w:kern w:val="1"/>
                <w:sz w:val="24"/>
                <w:szCs w:val="24"/>
                <w:lang w:eastAsia="zh-CN" w:bidi="hi-IN"/>
              </w:rPr>
              <w:t>.</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15. MSC usuario no autorizado intentando ingresar al sistema de parqueo de la</w:t>
            </w:r>
          </w:p>
        </w:tc>
        <w:tc>
          <w:tcPr>
            <w:tcW w:w="4322" w:type="dxa"/>
          </w:tcPr>
          <w:p w:rsidR="00511711" w:rsidRPr="001A5075" w:rsidRDefault="00D274BD"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ingresar al sistema de parqueo de la PUJC pero éste no está habilitado para hacerlo. La dinámica de verificación del usuario es la misma que la figura 13, solo que la respuesta por parte del proceso pDataBase es negativa y no se le da acceso al usuario de ingresar.</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16. MSC usuario no autorizado intentando salir del sistema de parqueo de la PUJC.</w:t>
            </w:r>
          </w:p>
        </w:tc>
        <w:tc>
          <w:tcPr>
            <w:tcW w:w="4322" w:type="dxa"/>
          </w:tcPr>
          <w:p w:rsidR="00511711" w:rsidRPr="001A5075" w:rsidRDefault="00D274BD"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salir del sistema de parqueo de la PUJC pero éste no está habilitado para hacerlo. La dinámica de verificación del usuario es la misma que la figura 14, solo que la respuesta por parte del proceso pDataBase es negativa y no se le da acceso al usuario de salir.</w:t>
            </w:r>
          </w:p>
        </w:tc>
      </w:tr>
      <w:tr w:rsidR="00511711" w:rsidRPr="001A5075" w:rsidTr="00FF7D9C">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17. MSC usuario ingresando a una zona del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035549" w:rsidP="00FF7D9C">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ingresar a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sIR1_Zone, posteriormente el </w:t>
            </w:r>
            <w:proofErr w:type="spellStart"/>
            <w:r w:rsidRPr="001A5075">
              <w:rPr>
                <w:rFonts w:eastAsia="Lohit Hindi" w:cs="Times New Roman"/>
                <w:bCs/>
                <w:kern w:val="1"/>
                <w:sz w:val="24"/>
                <w:szCs w:val="24"/>
                <w:lang w:eastAsia="zh-CN" w:bidi="hi-IN"/>
              </w:rPr>
              <w:t>vehóculo</w:t>
            </w:r>
            <w:proofErr w:type="spellEnd"/>
            <w:r w:rsidRPr="001A5075">
              <w:rPr>
                <w:rFonts w:eastAsia="Lohit Hindi" w:cs="Times New Roman"/>
                <w:bCs/>
                <w:kern w:val="1"/>
                <w:sz w:val="24"/>
                <w:szCs w:val="24"/>
                <w:lang w:eastAsia="zh-CN" w:bidi="hi-IN"/>
              </w:rPr>
              <w:t xml:space="preserve"> interrumpe el sensor infrarrojo 2, sIR2_Zone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ingresado un vehículo a su respectivo controlador con la señal </w:t>
            </w:r>
            <w:proofErr w:type="spellStart"/>
            <w:r w:rsidRPr="001A5075">
              <w:rPr>
                <w:rFonts w:eastAsia="Lohit Hindi" w:cs="Times New Roman"/>
                <w:bCs/>
                <w:kern w:val="1"/>
                <w:sz w:val="24"/>
                <w:szCs w:val="24"/>
                <w:lang w:eastAsia="zh-CN" w:bidi="hi-IN"/>
              </w:rPr>
              <w:t>sEntered_Car</w:t>
            </w:r>
            <w:proofErr w:type="spellEnd"/>
            <w:r w:rsidRPr="001A5075">
              <w:rPr>
                <w:rFonts w:eastAsia="Lohit Hindi" w:cs="Times New Roman"/>
                <w:bCs/>
                <w:kern w:val="1"/>
                <w:sz w:val="24"/>
                <w:szCs w:val="24"/>
                <w:lang w:eastAsia="zh-CN" w:bidi="hi-IN"/>
              </w:rPr>
              <w:t xml:space="preserve">. Otra posibilidad que es válida para el ingreso del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es cuando se interrumpe el sensor infrarrojo 4, luego el sensor infrarrojo 3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18. MSC usuario saliendo de una zona del sistema de parqueo.</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salir de una zona del sistema. Para saber que un </w:t>
            </w:r>
            <w:proofErr w:type="spellStart"/>
            <w:r w:rsidRPr="001A5075">
              <w:rPr>
                <w:rFonts w:eastAsia="Lohit Hindi" w:cs="Times New Roman"/>
                <w:bCs/>
                <w:kern w:val="1"/>
                <w:sz w:val="24"/>
                <w:szCs w:val="24"/>
                <w:lang w:eastAsia="zh-CN" w:bidi="hi-IN"/>
              </w:rPr>
              <w:t>usario</w:t>
            </w:r>
            <w:proofErr w:type="spellEnd"/>
            <w:r w:rsidRPr="001A5075">
              <w:rPr>
                <w:rFonts w:eastAsia="Lohit Hindi" w:cs="Times New Roman"/>
                <w:bCs/>
                <w:kern w:val="1"/>
                <w:sz w:val="24"/>
                <w:szCs w:val="24"/>
                <w:lang w:eastAsia="zh-CN" w:bidi="hi-IN"/>
              </w:rPr>
              <w:t xml:space="preserve"> ha ingresado se tiene que cumplir la siguiente secuencia: Se interrumpe el primero sensor infrarrojo 3, sIR3_Zone, posteriormente el </w:t>
            </w:r>
            <w:proofErr w:type="spellStart"/>
            <w:r w:rsidRPr="001A5075">
              <w:rPr>
                <w:rFonts w:eastAsia="Lohit Hindi" w:cs="Times New Roman"/>
                <w:bCs/>
                <w:kern w:val="1"/>
                <w:sz w:val="24"/>
                <w:szCs w:val="24"/>
                <w:lang w:eastAsia="zh-CN" w:bidi="hi-IN"/>
              </w:rPr>
              <w:t>vehíulo</w:t>
            </w:r>
            <w:proofErr w:type="spellEnd"/>
            <w:r w:rsidRPr="001A5075">
              <w:rPr>
                <w:rFonts w:eastAsia="Lohit Hindi" w:cs="Times New Roman"/>
                <w:bCs/>
                <w:kern w:val="1"/>
                <w:sz w:val="24"/>
                <w:szCs w:val="24"/>
                <w:lang w:eastAsia="zh-CN" w:bidi="hi-IN"/>
              </w:rPr>
              <w:t xml:space="preserve"> interrumpe el sensor infrarrojo 4, sIR4_Zone y finalmente se verifica que es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salido un vehículo de su </w:t>
            </w:r>
            <w:r w:rsidRPr="001A5075">
              <w:rPr>
                <w:rFonts w:eastAsia="Lohit Hindi" w:cs="Times New Roman"/>
                <w:bCs/>
                <w:kern w:val="1"/>
                <w:sz w:val="24"/>
                <w:szCs w:val="24"/>
                <w:lang w:eastAsia="zh-CN" w:bidi="hi-IN"/>
              </w:rPr>
              <w:lastRenderedPageBreak/>
              <w:t xml:space="preserve">zona a su respectivo controlador con la señal </w:t>
            </w:r>
            <w:proofErr w:type="spellStart"/>
            <w:r w:rsidRPr="001A5075">
              <w:rPr>
                <w:rFonts w:eastAsia="Lohit Hindi" w:cs="Times New Roman"/>
                <w:bCs/>
                <w:kern w:val="1"/>
                <w:sz w:val="24"/>
                <w:szCs w:val="24"/>
                <w:lang w:eastAsia="zh-CN" w:bidi="hi-IN"/>
              </w:rPr>
              <w:t>sOut_Car</w:t>
            </w:r>
            <w:proofErr w:type="spellEnd"/>
            <w:r w:rsidRPr="001A5075">
              <w:rPr>
                <w:rFonts w:eastAsia="Lohit Hindi" w:cs="Times New Roman"/>
                <w:bCs/>
                <w:kern w:val="1"/>
                <w:sz w:val="24"/>
                <w:szCs w:val="24"/>
                <w:lang w:eastAsia="zh-CN" w:bidi="hi-IN"/>
              </w:rPr>
              <w:t xml:space="preserve">. Otra posibilidad que es válida para reconocer que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va a salir de la zona es cuando se interrumpe el sensor infrarrojo 2, luego el sensor infrarrojo 1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19. MSC Ingreso y salida de un vehículo a través del proceso Testing</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la entrada y salida de vehículos en una zona del sistema, imagen lado </w:t>
            </w:r>
            <w:proofErr w:type="spellStart"/>
            <w:r w:rsidRPr="001A5075">
              <w:rPr>
                <w:rFonts w:eastAsia="Lohit Hindi" w:cs="Times New Roman"/>
                <w:bCs/>
                <w:kern w:val="1"/>
                <w:sz w:val="24"/>
                <w:szCs w:val="24"/>
                <w:lang w:eastAsia="zh-CN" w:bidi="hi-IN"/>
              </w:rPr>
              <w:t>izquierod</w:t>
            </w:r>
            <w:proofErr w:type="spellEnd"/>
            <w:r w:rsidRPr="001A5075">
              <w:rPr>
                <w:rFonts w:eastAsia="Lohit Hindi" w:cs="Times New Roman"/>
                <w:bCs/>
                <w:kern w:val="1"/>
                <w:sz w:val="24"/>
                <w:szCs w:val="24"/>
                <w:lang w:eastAsia="zh-CN" w:bidi="hi-IN"/>
              </w:rPr>
              <w:t xml:space="preserve"> y derecho respectivamente. La diferencia de este escenario a los de la figura 17 y 18 es que las señales de los sensores son simuladas desde el proceso </w:t>
            </w:r>
            <w:proofErr w:type="spellStart"/>
            <w:r w:rsidRPr="001A5075">
              <w:rPr>
                <w:rFonts w:eastAsia="Lohit Hindi" w:cs="Times New Roman"/>
                <w:bCs/>
                <w:kern w:val="1"/>
                <w:sz w:val="24"/>
                <w:szCs w:val="24"/>
                <w:lang w:eastAsia="zh-CN" w:bidi="hi-IN"/>
              </w:rPr>
              <w:t>pMainSystemManager</w:t>
            </w:r>
            <w:proofErr w:type="spellEnd"/>
            <w:r w:rsidRPr="001A5075">
              <w:rPr>
                <w:rFonts w:eastAsia="Lohit Hindi" w:cs="Times New Roman"/>
                <w:bCs/>
                <w:kern w:val="1"/>
                <w:sz w:val="24"/>
                <w:szCs w:val="24"/>
                <w:lang w:eastAsia="zh-CN" w:bidi="hi-IN"/>
              </w:rPr>
              <w:t xml:space="preserve">. El controlador y la zona que se quiere entrar y sacar vehículos se da a través del proceso temporal </w:t>
            </w:r>
            <w:proofErr w:type="spellStart"/>
            <w:r w:rsidRPr="001A5075">
              <w:rPr>
                <w:rFonts w:eastAsia="Lohit Hindi" w:cs="Times New Roman"/>
                <w:bCs/>
                <w:kern w:val="1"/>
                <w:sz w:val="24"/>
                <w:szCs w:val="24"/>
                <w:lang w:eastAsia="zh-CN" w:bidi="hi-IN"/>
              </w:rPr>
              <w:t>pTesting</w:t>
            </w:r>
            <w:proofErr w:type="spellEnd"/>
            <w:r w:rsidRPr="001A5075">
              <w:rPr>
                <w:rFonts w:eastAsia="Lohit Hindi" w:cs="Times New Roman"/>
                <w:bCs/>
                <w:kern w:val="1"/>
                <w:sz w:val="24"/>
                <w:szCs w:val="24"/>
                <w:lang w:eastAsia="zh-CN" w:bidi="hi-IN"/>
              </w:rPr>
              <w:t xml:space="preserve">. Cabe destacar que las señales de sensores generadas por el proceso </w:t>
            </w:r>
            <w:proofErr w:type="spellStart"/>
            <w:r w:rsidRPr="001A5075">
              <w:rPr>
                <w:rFonts w:eastAsia="Lohit Hindi" w:cs="Times New Roman"/>
                <w:bCs/>
                <w:kern w:val="1"/>
                <w:sz w:val="24"/>
                <w:szCs w:val="24"/>
                <w:lang w:eastAsia="zh-CN" w:bidi="hi-IN"/>
              </w:rPr>
              <w:t>pMainSystemManager</w:t>
            </w:r>
            <w:proofErr w:type="spellEnd"/>
            <w:r w:rsidRPr="001A5075">
              <w:rPr>
                <w:rFonts w:eastAsia="Lohit Hindi" w:cs="Times New Roman"/>
                <w:bCs/>
                <w:kern w:val="1"/>
                <w:sz w:val="24"/>
                <w:szCs w:val="24"/>
                <w:lang w:eastAsia="zh-CN" w:bidi="hi-IN"/>
              </w:rPr>
              <w:t xml:space="preserve"> no deben ser considerados en la implementación del sistema de parqueo.</w:t>
            </w:r>
          </w:p>
        </w:tc>
      </w:tr>
    </w:tbl>
    <w:p w:rsidR="00C70C5B" w:rsidRPr="001A5075" w:rsidRDefault="00C70C5B"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EC2F03" w:rsidRPr="001A5075" w:rsidRDefault="00EC2F03"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44F139CD" wp14:editId="75433733">
            <wp:extent cx="5391150" cy="5080635"/>
            <wp:effectExtent l="0" t="0" r="0" b="5715"/>
            <wp:docPr id="9" name="Imagen 9"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CreateEntryWay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7</w:t>
      </w:r>
      <w:r w:rsidRPr="001A5075">
        <w:rPr>
          <w:rFonts w:eastAsia="Lohit Hindi" w:cs="Times New Roman"/>
          <w:bCs/>
          <w:kern w:val="1"/>
          <w:sz w:val="24"/>
          <w:szCs w:val="24"/>
          <w:lang w:eastAsia="zh-CN" w:bidi="hi-IN"/>
        </w:rPr>
        <w:t xml:space="preserve">. Creación de </w:t>
      </w:r>
      <w:r w:rsidR="00801414" w:rsidRPr="001A5075">
        <w:rPr>
          <w:rFonts w:eastAsia="Lohit Hindi" w:cs="Times New Roman"/>
          <w:bCs/>
          <w:kern w:val="1"/>
          <w:sz w:val="24"/>
          <w:szCs w:val="24"/>
          <w:lang w:eastAsia="zh-CN" w:bidi="hi-IN"/>
        </w:rPr>
        <w:t xml:space="preserve">una </w:t>
      </w:r>
      <w:r w:rsidRPr="001A5075">
        <w:rPr>
          <w:rFonts w:eastAsia="Lohit Hindi" w:cs="Times New Roman"/>
          <w:bCs/>
          <w:kern w:val="1"/>
          <w:sz w:val="24"/>
          <w:szCs w:val="24"/>
          <w:lang w:eastAsia="zh-CN" w:bidi="hi-IN"/>
        </w:rPr>
        <w:t>entrada principal al sistema de parqueo.</w:t>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EC2F03" w:rsidRPr="001A5075" w:rsidRDefault="00801414" w:rsidP="00EC2F03">
      <w:pPr>
        <w:widowControl w:val="0"/>
        <w:autoSpaceDE w:val="0"/>
        <w:autoSpaceDN w:val="0"/>
        <w:adjustRightInd w:val="0"/>
        <w:spacing w:after="0" w:line="240" w:lineRule="auto"/>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2EA9958A" wp14:editId="3ADAAC45">
            <wp:extent cx="5391150" cy="5080635"/>
            <wp:effectExtent l="0" t="0" r="0" b="5715"/>
            <wp:docPr id="10" name="Imagen 10" descr="C:\Users\Administrador\Dropbox\Trabajo de Grado\Documento\TrabajoFinal\Images\HTML\HTML\MSC_CreateOut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CreateOutWay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8</w:t>
      </w:r>
      <w:r w:rsidRPr="001A5075">
        <w:rPr>
          <w:rFonts w:eastAsia="Lohit Hindi" w:cs="Times New Roman"/>
          <w:bCs/>
          <w:kern w:val="1"/>
          <w:sz w:val="24"/>
          <w:szCs w:val="24"/>
          <w:lang w:eastAsia="zh-CN" w:bidi="hi-IN"/>
        </w:rPr>
        <w:t>.  Creación de una salida principal al sistema de parqueo</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511711"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720FA470" wp14:editId="5D244091">
            <wp:extent cx="4373218" cy="2019631"/>
            <wp:effectExtent l="0" t="0" r="8890" b="0"/>
            <wp:docPr id="12" name="Imagen 12" descr="C:\Users\Administrador\Dropbox\Trabajo de Grado\Documento\TrabajoFinal\Images\HTML\HTML\MSC_CreationZone_With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CreationZone_WithZoneManager_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17" t="2191" r="16961" b="58056"/>
                    <a:stretch/>
                  </pic:blipFill>
                  <pic:spPr bwMode="auto">
                    <a:xfrm>
                      <a:off x="0" y="0"/>
                      <a:ext cx="4373352" cy="2019693"/>
                    </a:xfrm>
                    <a:prstGeom prst="rect">
                      <a:avLst/>
                    </a:prstGeom>
                    <a:noFill/>
                    <a:ln>
                      <a:noFill/>
                    </a:ln>
                    <a:extLst>
                      <a:ext uri="{53640926-AAD7-44D8-BBD7-CCE9431645EC}">
                        <a14:shadowObscured xmlns:a14="http://schemas.microsoft.com/office/drawing/2010/main"/>
                      </a:ext>
                    </a:extLst>
                  </pic:spPr>
                </pic:pic>
              </a:graphicData>
            </a:graphic>
          </wp:inline>
        </w:drawing>
      </w:r>
    </w:p>
    <w:p w:rsidR="00801414" w:rsidRPr="001A5075" w:rsidRDefault="00801414" w:rsidP="00801414">
      <w:pPr>
        <w:widowControl w:val="0"/>
        <w:autoSpaceDE w:val="0"/>
        <w:autoSpaceDN w:val="0"/>
        <w:adjustRightInd w:val="0"/>
        <w:spacing w:after="0" w:line="240" w:lineRule="auto"/>
        <w:rPr>
          <w:rFonts w:eastAsia="Lohit Hindi" w:cs="Times New Roman"/>
          <w:bCs/>
          <w:kern w:val="1"/>
          <w:sz w:val="24"/>
          <w:szCs w:val="24"/>
          <w:lang w:eastAsia="zh-CN" w:bidi="hi-IN"/>
        </w:rPr>
      </w:pP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xml:space="preserve">. Creación de una zona de parqueo cuando el controlador de zonas tiene asociado un </w:t>
      </w:r>
      <w:proofErr w:type="spellStart"/>
      <w:r w:rsidRPr="001A5075">
        <w:rPr>
          <w:rFonts w:eastAsia="Lohit Hindi" w:cs="Times New Roman"/>
          <w:bCs/>
          <w:kern w:val="1"/>
          <w:sz w:val="24"/>
          <w:szCs w:val="24"/>
          <w:lang w:eastAsia="zh-CN" w:bidi="hi-IN"/>
        </w:rPr>
        <w:t>pZoneManager</w:t>
      </w:r>
      <w:proofErr w:type="spellEnd"/>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52CDD976" wp14:editId="3E1C5517">
            <wp:extent cx="5391150" cy="2544445"/>
            <wp:effectExtent l="0" t="0" r="0" b="8255"/>
            <wp:docPr id="11" name="Imagen 11" descr="C:\Users\Administrador\Dropbox\Trabajo de Grado\Documento\TrabajoFinal\Images\HTML\HTML\MSC_CreationZone_No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ropbox\Trabajo de Grado\Documento\TrabajoFinal\Images\HTML\HTML\MSC_CreationZone_NoZoneManager_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54444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10</w:t>
      </w:r>
      <w:r w:rsidRPr="001A5075">
        <w:rPr>
          <w:rFonts w:eastAsia="Lohit Hindi" w:cs="Times New Roman"/>
          <w:bCs/>
          <w:kern w:val="1"/>
          <w:sz w:val="24"/>
          <w:szCs w:val="24"/>
          <w:lang w:eastAsia="zh-CN" w:bidi="hi-IN"/>
        </w:rPr>
        <w:t xml:space="preserve">. Creación de una zona de parqueo cuando el controlador de zonas no tiene asociado un </w:t>
      </w:r>
      <w:proofErr w:type="spellStart"/>
      <w:r w:rsidRPr="001A5075">
        <w:rPr>
          <w:rFonts w:eastAsia="Lohit Hindi" w:cs="Times New Roman"/>
          <w:bCs/>
          <w:kern w:val="1"/>
          <w:sz w:val="24"/>
          <w:szCs w:val="24"/>
          <w:lang w:eastAsia="zh-CN" w:bidi="hi-IN"/>
        </w:rPr>
        <w:t>pZoneManager</w:t>
      </w:r>
      <w:proofErr w:type="spellEnd"/>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FF9294C" wp14:editId="74B22F8F">
            <wp:extent cx="3196425" cy="3061251"/>
            <wp:effectExtent l="19050" t="19050" r="23495" b="25400"/>
            <wp:docPr id="13" name="Imagen 13" descr="C:\Users\Administrador\Dropbox\Trabajo de Grado\Documento\TrabajoFinal\Images\HTML\HTML\MSC_SetUpParameters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SetUpParametersZone_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98" t="5625" r="37997" b="14163"/>
                    <a:stretch/>
                  </pic:blipFill>
                  <pic:spPr bwMode="auto">
                    <a:xfrm>
                      <a:off x="0" y="0"/>
                      <a:ext cx="3196327" cy="3061157"/>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E1004" w:rsidRPr="001A5075" w:rsidRDefault="00CE1004"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1</w:t>
      </w:r>
      <w:r w:rsidRPr="001A5075">
        <w:rPr>
          <w:rFonts w:eastAsia="Lohit Hindi" w:cs="Times New Roman"/>
          <w:bCs/>
          <w:kern w:val="1"/>
          <w:sz w:val="24"/>
          <w:szCs w:val="24"/>
          <w:lang w:eastAsia="zh-CN" w:bidi="hi-IN"/>
        </w:rPr>
        <w:t>. MSC ajustes de parámetros a una zona de parqueo recién creada.</w:t>
      </w: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2D770D0" wp14:editId="4E0FE31B">
            <wp:extent cx="4277802" cy="2250219"/>
            <wp:effectExtent l="0" t="0" r="8890" b="0"/>
            <wp:docPr id="14" name="Imagen 14" descr="C:\Users\Administrador\Dropbox\Trabajo de Grado\Documento\TrabajoFinal\Images\HTML\HTML\MSC_CreationCtr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Images\HTML\HTML\MSC_CreationCtrl_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155" t="6041" r="15612" b="34997"/>
                    <a:stretch/>
                  </pic:blipFill>
                  <pic:spPr bwMode="auto">
                    <a:xfrm>
                      <a:off x="0" y="0"/>
                      <a:ext cx="4277671" cy="2250150"/>
                    </a:xfrm>
                    <a:prstGeom prst="rect">
                      <a:avLst/>
                    </a:prstGeom>
                    <a:noFill/>
                    <a:ln>
                      <a:noFill/>
                    </a:ln>
                    <a:extLst>
                      <a:ext uri="{53640926-AAD7-44D8-BBD7-CCE9431645EC}">
                        <a14:shadowObscured xmlns:a14="http://schemas.microsoft.com/office/drawing/2010/main"/>
                      </a:ext>
                    </a:extLst>
                  </pic:spPr>
                </pic:pic>
              </a:graphicData>
            </a:graphic>
          </wp:inline>
        </w:drawing>
      </w:r>
    </w:p>
    <w:p w:rsidR="00AF2DF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1</w:t>
      </w:r>
      <w:r w:rsidR="005C0D53" w:rsidRPr="001A5075">
        <w:rPr>
          <w:rFonts w:eastAsia="Lohit Hindi" w:cs="Times New Roman"/>
          <w:bCs/>
          <w:kern w:val="1"/>
          <w:sz w:val="24"/>
          <w:szCs w:val="24"/>
          <w:lang w:eastAsia="zh-CN" w:bidi="hi-IN"/>
        </w:rPr>
        <w:t>2</w:t>
      </w:r>
      <w:r w:rsidRPr="001A5075">
        <w:rPr>
          <w:rFonts w:eastAsia="Lohit Hindi" w:cs="Times New Roman"/>
          <w:bCs/>
          <w:kern w:val="1"/>
          <w:sz w:val="24"/>
          <w:szCs w:val="24"/>
          <w:lang w:eastAsia="zh-CN" w:bidi="hi-IN"/>
        </w:rPr>
        <w:t>. MSC creación de un controlador de zonas al sistema de parqueo.</w:t>
      </w:r>
    </w:p>
    <w:p w:rsidR="00AF2DF6" w:rsidRPr="001A5075" w:rsidRDefault="00AF2DF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2887346" wp14:editId="57BB36EB">
            <wp:extent cx="5128591" cy="5247861"/>
            <wp:effectExtent l="0" t="0" r="0" b="0"/>
            <wp:docPr id="15" name="Imagen 15" descr="C:\Users\Administrador\Dropbox\Trabajo de Grado\Documento\TrabajoFinal\Images\HTML\HTML\MSC_MainEntranc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HTML\HTML\MSC_MainEntrance_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8" t="2291" r="2647" b="28958"/>
                    <a:stretch/>
                  </pic:blipFill>
                  <pic:spPr bwMode="auto">
                    <a:xfrm>
                      <a:off x="0" y="0"/>
                      <a:ext cx="5128647" cy="5247918"/>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3</w:t>
      </w:r>
      <w:r w:rsidRPr="001A5075">
        <w:rPr>
          <w:rFonts w:eastAsia="Lohit Hindi" w:cs="Times New Roman"/>
          <w:bCs/>
          <w:kern w:val="1"/>
          <w:sz w:val="24"/>
          <w:szCs w:val="24"/>
          <w:lang w:eastAsia="zh-CN" w:bidi="hi-IN"/>
        </w:rPr>
        <w:t>. MSC ingreso de un vehículo al sistema de parqueo.</w:t>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4436C431" wp14:editId="04115815">
            <wp:extent cx="5072932" cy="5255811"/>
            <wp:effectExtent l="0" t="0" r="0" b="2540"/>
            <wp:docPr id="16" name="Imagen 16" descr="C:\Users\Administrador\Dropbox\Trabajo de Grado\Documento\TrabajoFinal\Images\HTML\HTML\MSC_Main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MainOut_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7" t="2500" r="3676" b="28646"/>
                    <a:stretch/>
                  </pic:blipFill>
                  <pic:spPr bwMode="auto">
                    <a:xfrm>
                      <a:off x="0" y="0"/>
                      <a:ext cx="5072988" cy="5255869"/>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4</w:t>
      </w:r>
      <w:r w:rsidRPr="001A5075">
        <w:rPr>
          <w:rFonts w:eastAsia="Lohit Hindi" w:cs="Times New Roman"/>
          <w:bCs/>
          <w:kern w:val="1"/>
          <w:sz w:val="24"/>
          <w:szCs w:val="24"/>
          <w:lang w:eastAsia="zh-CN" w:bidi="hi-IN"/>
        </w:rPr>
        <w:t xml:space="preserve">. MSC Salida de un </w:t>
      </w:r>
      <w:proofErr w:type="spellStart"/>
      <w:r w:rsidRPr="001A5075">
        <w:rPr>
          <w:rFonts w:eastAsia="Lohit Hindi" w:cs="Times New Roman"/>
          <w:bCs/>
          <w:kern w:val="1"/>
          <w:sz w:val="24"/>
          <w:szCs w:val="24"/>
          <w:lang w:eastAsia="zh-CN" w:bidi="hi-IN"/>
        </w:rPr>
        <w:t>vehiculo</w:t>
      </w:r>
      <w:proofErr w:type="spellEnd"/>
      <w:r w:rsidRPr="001A5075">
        <w:rPr>
          <w:rFonts w:eastAsia="Lohit Hindi" w:cs="Times New Roman"/>
          <w:bCs/>
          <w:kern w:val="1"/>
          <w:sz w:val="24"/>
          <w:szCs w:val="24"/>
          <w:lang w:eastAsia="zh-CN" w:bidi="hi-IN"/>
        </w:rPr>
        <w:t xml:space="preserve"> del sistema de parqueo.</w:t>
      </w:r>
    </w:p>
    <w:p w:rsidR="00A7581D" w:rsidRPr="001A5075" w:rsidRDefault="00A7581D" w:rsidP="000672D0">
      <w:pPr>
        <w:widowControl w:val="0"/>
        <w:autoSpaceDE w:val="0"/>
        <w:autoSpaceDN w:val="0"/>
        <w:adjustRightInd w:val="0"/>
        <w:spacing w:after="0" w:line="240" w:lineRule="auto"/>
        <w:jc w:val="both"/>
        <w:rPr>
          <w:rFonts w:eastAsia="Lohit Hindi" w:cs="Times New Roman"/>
          <w:bCs/>
          <w:kern w:val="1"/>
          <w:sz w:val="24"/>
          <w:szCs w:val="24"/>
          <w:lang w:eastAsia="es-ES"/>
        </w:rPr>
      </w:pPr>
    </w:p>
    <w:p w:rsidR="00A7581D" w:rsidRPr="001A5075" w:rsidRDefault="00A7581D" w:rsidP="00FB595B">
      <w:pPr>
        <w:widowControl w:val="0"/>
        <w:autoSpaceDE w:val="0"/>
        <w:autoSpaceDN w:val="0"/>
        <w:adjustRightInd w:val="0"/>
        <w:spacing w:after="0" w:line="240" w:lineRule="auto"/>
        <w:jc w:val="center"/>
        <w:rPr>
          <w:rFonts w:eastAsia="Lohit Hindi" w:cs="Times New Roman"/>
          <w:bCs/>
          <w:kern w:val="1"/>
          <w:sz w:val="24"/>
          <w:szCs w:val="24"/>
          <w:lang w:eastAsia="es-ES"/>
        </w:rPr>
      </w:pPr>
      <w:r w:rsidRPr="001A5075">
        <w:rPr>
          <w:rFonts w:eastAsia="Lohit Hindi" w:cs="Times New Roman"/>
          <w:bCs/>
          <w:noProof/>
          <w:kern w:val="1"/>
          <w:sz w:val="24"/>
          <w:szCs w:val="24"/>
          <w:lang w:val="es-ES" w:eastAsia="es-ES"/>
        </w:rPr>
        <w:lastRenderedPageBreak/>
        <w:drawing>
          <wp:inline distT="0" distB="0" distL="0" distR="0" wp14:anchorId="286CCDA9" wp14:editId="711A906D">
            <wp:extent cx="4146550" cy="3435350"/>
            <wp:effectExtent l="0" t="0" r="6350" b="0"/>
            <wp:docPr id="17" name="Imagen 17"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093E6A"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5</w:t>
      </w:r>
      <w:r w:rsidRPr="001A5075">
        <w:rPr>
          <w:rFonts w:eastAsia="Lohit Hindi" w:cs="Times New Roman"/>
          <w:bCs/>
          <w:kern w:val="1"/>
          <w:sz w:val="24"/>
          <w:szCs w:val="24"/>
          <w:lang w:eastAsia="zh-CN" w:bidi="hi-IN"/>
        </w:rPr>
        <w:t>. MSC usuario no autorizado intentando ingresar al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2323A31B" wp14:editId="2934FFE0">
            <wp:extent cx="4146550" cy="3435350"/>
            <wp:effectExtent l="0" t="0" r="6350" b="0"/>
            <wp:docPr id="19" name="Imagen 19"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6</w:t>
      </w:r>
      <w:r w:rsidRPr="001A5075">
        <w:rPr>
          <w:rFonts w:eastAsia="Lohit Hindi" w:cs="Times New Roman"/>
          <w:bCs/>
          <w:kern w:val="1"/>
          <w:sz w:val="24"/>
          <w:szCs w:val="24"/>
          <w:lang w:eastAsia="zh-CN" w:bidi="hi-IN"/>
        </w:rPr>
        <w:t>. MSC usuario no autorizado intentando salir del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1490FA3" wp14:editId="1AE9C333">
            <wp:extent cx="5181600" cy="7153275"/>
            <wp:effectExtent l="0" t="0" r="0" b="9525"/>
            <wp:docPr id="20" name="Imagen 20" descr="C:\Users\Administrador\Dropbox\Trabajo de Grado\Documento\TrabajoFinal\Images\HTML\HTML\MSC_Entered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EnteredCarZone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21" t="2868" r="1767" b="3491"/>
                    <a:stretch/>
                  </pic:blipFill>
                  <pic:spPr bwMode="auto">
                    <a:xfrm>
                      <a:off x="0" y="0"/>
                      <a:ext cx="5181600" cy="7153275"/>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7</w:t>
      </w:r>
      <w:r w:rsidRPr="001A5075">
        <w:rPr>
          <w:rFonts w:eastAsia="Lohit Hindi" w:cs="Times New Roman"/>
          <w:bCs/>
          <w:kern w:val="1"/>
          <w:sz w:val="24"/>
          <w:szCs w:val="24"/>
          <w:lang w:eastAsia="zh-CN" w:bidi="hi-IN"/>
        </w:rPr>
        <w:t>. MSC usuario ingresando a una zona del sistema de parqueo.</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B341C8" w:rsidRPr="001A5075" w:rsidRDefault="00B341C8"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14F22D0F" wp14:editId="29B74E66">
            <wp:extent cx="5391150" cy="7381875"/>
            <wp:effectExtent l="0" t="0" r="0" b="9525"/>
            <wp:docPr id="21" name="Imagen 21" descr="C:\Users\Administrador\Dropbox\Trabajo de Grado\Documento\TrabajoFinal\Images\HTML\HTML\MSC_Out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OutCarZone_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367"/>
                    <a:stretch/>
                  </pic:blipFill>
                  <pic:spPr bwMode="auto">
                    <a:xfrm>
                      <a:off x="0" y="0"/>
                      <a:ext cx="5391150" cy="7381875"/>
                    </a:xfrm>
                    <a:prstGeom prst="rect">
                      <a:avLst/>
                    </a:prstGeom>
                    <a:noFill/>
                    <a:ln>
                      <a:noFill/>
                    </a:ln>
                    <a:extLst>
                      <a:ext uri="{53640926-AAD7-44D8-BBD7-CCE9431645EC}">
                        <a14:shadowObscured xmlns:a14="http://schemas.microsoft.com/office/drawing/2010/main"/>
                      </a:ext>
                    </a:extLst>
                  </pic:spPr>
                </pic:pic>
              </a:graphicData>
            </a:graphic>
          </wp:inline>
        </w:drawing>
      </w:r>
    </w:p>
    <w:p w:rsidR="00B341C8" w:rsidRPr="001A5075" w:rsidRDefault="00B341C8" w:rsidP="00B341C8">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8</w:t>
      </w:r>
      <w:r w:rsidRPr="001A5075">
        <w:rPr>
          <w:rFonts w:eastAsia="Lohit Hindi" w:cs="Times New Roman"/>
          <w:bCs/>
          <w:kern w:val="1"/>
          <w:sz w:val="24"/>
          <w:szCs w:val="24"/>
          <w:lang w:eastAsia="zh-CN" w:bidi="hi-IN"/>
        </w:rPr>
        <w:t>. MSC usuario saliendo de una zona del sistema de parqueo.</w:t>
      </w:r>
    </w:p>
    <w:p w:rsidR="00B341C8" w:rsidRPr="001A5075" w:rsidRDefault="009C2B7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8477080" wp14:editId="67B3C958">
            <wp:extent cx="5381625" cy="2324100"/>
            <wp:effectExtent l="0" t="0" r="9525" b="0"/>
            <wp:docPr id="22" name="Imagen 22" descr="C:\Users\Administrador\Dropbox\Trabajo de Grado\Documento\TrabajoFinal\Images\HTML\HTML\MSC_test_Entry_Out_Car_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Images\HTML\HTML\MSC_test_Entry_Out_Car_Zone_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324100"/>
                    </a:xfrm>
                    <a:prstGeom prst="rect">
                      <a:avLst/>
                    </a:prstGeom>
                    <a:noFill/>
                    <a:ln>
                      <a:noFill/>
                    </a:ln>
                  </pic:spPr>
                </pic:pic>
              </a:graphicData>
            </a:graphic>
          </wp:inline>
        </w:drawing>
      </w:r>
    </w:p>
    <w:p w:rsidR="009C2B7B" w:rsidRPr="001A5075" w:rsidRDefault="00504F0F"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MSC Ingreso y salida de un vehículo a través del proceso Testing</w:t>
      </w:r>
      <w:r w:rsidR="002C01DC" w:rsidRPr="001A5075">
        <w:rPr>
          <w:rFonts w:eastAsia="Lohit Hindi" w:cs="Times New Roman"/>
          <w:bCs/>
          <w:kern w:val="1"/>
          <w:sz w:val="24"/>
          <w:szCs w:val="24"/>
          <w:lang w:eastAsia="zh-CN" w:bidi="hi-IN"/>
        </w:rPr>
        <w:t>´</w:t>
      </w: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Pr="001A5075" w:rsidRDefault="002C01DC" w:rsidP="002C01DC">
      <w:pPr>
        <w:pStyle w:val="Ttulo2"/>
        <w:numPr>
          <w:ilvl w:val="2"/>
          <w:numId w:val="4"/>
        </w:numPr>
        <w:rPr>
          <w:rFonts w:eastAsia="Lohit Hindi"/>
          <w:lang w:eastAsia="zh-CN" w:bidi="hi-IN"/>
        </w:rPr>
      </w:pPr>
    </w:p>
    <w:sectPr w:rsidR="002C01DC" w:rsidRPr="001A50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0E3" w:rsidRDefault="00CE60E3" w:rsidP="00F82096">
      <w:pPr>
        <w:spacing w:after="0" w:line="240" w:lineRule="auto"/>
      </w:pPr>
      <w:r>
        <w:separator/>
      </w:r>
    </w:p>
  </w:endnote>
  <w:endnote w:type="continuationSeparator" w:id="0">
    <w:p w:rsidR="00CE60E3" w:rsidRDefault="00CE60E3" w:rsidP="00F8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0E3" w:rsidRDefault="00CE60E3" w:rsidP="00F82096">
      <w:pPr>
        <w:spacing w:after="0" w:line="240" w:lineRule="auto"/>
      </w:pPr>
      <w:r>
        <w:separator/>
      </w:r>
    </w:p>
  </w:footnote>
  <w:footnote w:type="continuationSeparator" w:id="0">
    <w:p w:rsidR="00CE60E3" w:rsidRDefault="00CE60E3" w:rsidP="00F82096">
      <w:pPr>
        <w:spacing w:after="0" w:line="240" w:lineRule="auto"/>
      </w:pPr>
      <w:r>
        <w:continuationSeparator/>
      </w:r>
    </w:p>
  </w:footnote>
  <w:footnote w:id="1">
    <w:p w:rsidR="004537F7" w:rsidRDefault="004537F7" w:rsidP="004537F7">
      <w:pPr>
        <w:jc w:val="both"/>
      </w:pPr>
      <w:r>
        <w:rPr>
          <w:rStyle w:val="Refdenotaalpie"/>
        </w:rPr>
        <w:footnoteRef/>
      </w:r>
      <w:r>
        <w:t xml:space="preserve"> Una zona es un área donde se pueden aparcar vehículos y cuenta con un sistema de sensores para determinar cuando entran o salen los vehículos.</w:t>
      </w:r>
    </w:p>
    <w:p w:rsidR="004537F7" w:rsidRPr="004537F7" w:rsidRDefault="004537F7">
      <w:pPr>
        <w:pStyle w:val="Textonotapie"/>
      </w:pPr>
    </w:p>
  </w:footnote>
  <w:footnote w:id="2">
    <w:p w:rsidR="001A5075" w:rsidRPr="001A5075" w:rsidRDefault="001A5075" w:rsidP="001A5075">
      <w:pPr>
        <w:pStyle w:val="Textonotapie"/>
        <w:jc w:val="both"/>
      </w:pPr>
      <w:r>
        <w:rPr>
          <w:rStyle w:val="Refdenotaalpie"/>
        </w:rPr>
        <w:footnoteRef/>
      </w:r>
      <w:r>
        <w:t xml:space="preserve"> La autogestión del sistema se refiere a que el sistema de parqueo puede pedir información a los controladores de zonas de forma independiente. </w:t>
      </w:r>
    </w:p>
  </w:footnote>
  <w:footnote w:id="3">
    <w:p w:rsidR="00F82096" w:rsidRPr="00F82096" w:rsidRDefault="00F82096">
      <w:pPr>
        <w:pStyle w:val="Textonotapie"/>
        <w:rPr>
          <w:lang w:val="es-ES_tradnl"/>
        </w:rPr>
      </w:pPr>
      <w:r>
        <w:rPr>
          <w:rStyle w:val="Refdenotaalpie"/>
        </w:rPr>
        <w:footnoteRef/>
      </w:r>
      <w:r>
        <w:t xml:space="preserve"> </w:t>
      </w:r>
      <w:r w:rsidR="00986CB3">
        <w:t xml:space="preserve">El proceso </w:t>
      </w:r>
      <w:proofErr w:type="spellStart"/>
      <w:r w:rsidR="00986CB3">
        <w:t>pTesting</w:t>
      </w:r>
      <w:proofErr w:type="spellEnd"/>
      <w:r w:rsidR="00986CB3">
        <w:t xml:space="preserve"> solo tiene sentido en la fase de pruebas del modelo, pero no debe ser considerado en la fase de implementación.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
    <w:nsid w:val="00000002"/>
    <w:multiLevelType w:val="multilevel"/>
    <w:tmpl w:val="0000000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
    <w:nsid w:val="00000003"/>
    <w:multiLevelType w:val="multilevel"/>
    <w:tmpl w:val="0000000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
    <w:nsid w:val="00000004"/>
    <w:multiLevelType w:val="multilevel"/>
    <w:tmpl w:val="0000000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4">
    <w:nsid w:val="00000005"/>
    <w:multiLevelType w:val="multilevel"/>
    <w:tmpl w:val="0000000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5">
    <w:nsid w:val="00000006"/>
    <w:multiLevelType w:val="multilevel"/>
    <w:tmpl w:val="0000000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6">
    <w:nsid w:val="00000007"/>
    <w:multiLevelType w:val="multilevel"/>
    <w:tmpl w:val="0000000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7">
    <w:nsid w:val="00000008"/>
    <w:multiLevelType w:val="multilevel"/>
    <w:tmpl w:val="0000000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8">
    <w:nsid w:val="00000009"/>
    <w:multiLevelType w:val="multilevel"/>
    <w:tmpl w:val="0000000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9">
    <w:nsid w:val="0000000A"/>
    <w:multiLevelType w:val="multilevel"/>
    <w:tmpl w:val="0000000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0">
    <w:nsid w:val="0000000B"/>
    <w:multiLevelType w:val="multilevel"/>
    <w:tmpl w:val="0000000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1">
    <w:nsid w:val="0000000C"/>
    <w:multiLevelType w:val="multilevel"/>
    <w:tmpl w:val="0000000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2">
    <w:nsid w:val="0000000D"/>
    <w:multiLevelType w:val="multilevel"/>
    <w:tmpl w:val="0000000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3">
    <w:nsid w:val="0000000E"/>
    <w:multiLevelType w:val="multilevel"/>
    <w:tmpl w:val="0000000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4">
    <w:nsid w:val="0000000F"/>
    <w:multiLevelType w:val="multilevel"/>
    <w:tmpl w:val="0000000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5">
    <w:nsid w:val="00000010"/>
    <w:multiLevelType w:val="multilevel"/>
    <w:tmpl w:val="0000001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6">
    <w:nsid w:val="00000011"/>
    <w:multiLevelType w:val="multilevel"/>
    <w:tmpl w:val="0000001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7">
    <w:nsid w:val="00000012"/>
    <w:multiLevelType w:val="multilevel"/>
    <w:tmpl w:val="0000001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8">
    <w:nsid w:val="00000013"/>
    <w:multiLevelType w:val="multilevel"/>
    <w:tmpl w:val="0000001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9">
    <w:nsid w:val="00000014"/>
    <w:multiLevelType w:val="multilevel"/>
    <w:tmpl w:val="0000001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0">
    <w:nsid w:val="00000015"/>
    <w:multiLevelType w:val="multilevel"/>
    <w:tmpl w:val="0000001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1">
    <w:nsid w:val="00000016"/>
    <w:multiLevelType w:val="multilevel"/>
    <w:tmpl w:val="0000001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2">
    <w:nsid w:val="00000017"/>
    <w:multiLevelType w:val="multilevel"/>
    <w:tmpl w:val="0000001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3">
    <w:nsid w:val="00000018"/>
    <w:multiLevelType w:val="multilevel"/>
    <w:tmpl w:val="0000001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4">
    <w:nsid w:val="00000019"/>
    <w:multiLevelType w:val="multilevel"/>
    <w:tmpl w:val="0000001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5">
    <w:nsid w:val="0000001A"/>
    <w:multiLevelType w:val="multilevel"/>
    <w:tmpl w:val="0000001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6">
    <w:nsid w:val="0000001B"/>
    <w:multiLevelType w:val="multilevel"/>
    <w:tmpl w:val="0000001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7">
    <w:nsid w:val="0000001C"/>
    <w:multiLevelType w:val="multilevel"/>
    <w:tmpl w:val="0000001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8">
    <w:nsid w:val="0000001D"/>
    <w:multiLevelType w:val="multilevel"/>
    <w:tmpl w:val="0000001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9">
    <w:nsid w:val="0000001E"/>
    <w:multiLevelType w:val="multilevel"/>
    <w:tmpl w:val="0000001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0">
    <w:nsid w:val="0000001F"/>
    <w:multiLevelType w:val="multilevel"/>
    <w:tmpl w:val="0000001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1">
    <w:nsid w:val="00000020"/>
    <w:multiLevelType w:val="multilevel"/>
    <w:tmpl w:val="0000002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2">
    <w:nsid w:val="00000021"/>
    <w:multiLevelType w:val="multilevel"/>
    <w:tmpl w:val="0000002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3">
    <w:nsid w:val="00000022"/>
    <w:multiLevelType w:val="multilevel"/>
    <w:tmpl w:val="0000002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4">
    <w:nsid w:val="00000023"/>
    <w:multiLevelType w:val="multilevel"/>
    <w:tmpl w:val="0000002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5">
    <w:nsid w:val="00CC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0B462A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1A003431"/>
    <w:multiLevelType w:val="hybridMultilevel"/>
    <w:tmpl w:val="07DAA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1C07754E"/>
    <w:multiLevelType w:val="hybridMultilevel"/>
    <w:tmpl w:val="BDFA9218"/>
    <w:lvl w:ilvl="0" w:tplc="D4F42C6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28464726"/>
    <w:multiLevelType w:val="hybridMultilevel"/>
    <w:tmpl w:val="EF52B372"/>
    <w:lvl w:ilvl="0" w:tplc="1E4A3D0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A9424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3BCB1C5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47C474A0"/>
    <w:multiLevelType w:val="hybridMultilevel"/>
    <w:tmpl w:val="38BCDC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F10699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4F164EE1"/>
    <w:multiLevelType w:val="hybridMultilevel"/>
    <w:tmpl w:val="EE166B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74C4A20"/>
    <w:multiLevelType w:val="hybridMultilevel"/>
    <w:tmpl w:val="2D18702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E6631EF"/>
    <w:multiLevelType w:val="hybridMultilevel"/>
    <w:tmpl w:val="9DC646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30C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454133A"/>
    <w:multiLevelType w:val="hybridMultilevel"/>
    <w:tmpl w:val="A746B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A8D4EAE"/>
    <w:multiLevelType w:val="hybridMultilevel"/>
    <w:tmpl w:val="7758C8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3"/>
  </w:num>
  <w:num w:numId="2">
    <w:abstractNumId w:val="44"/>
  </w:num>
  <w:num w:numId="3">
    <w:abstractNumId w:val="37"/>
  </w:num>
  <w:num w:numId="4">
    <w:abstractNumId w:val="36"/>
  </w:num>
  <w:num w:numId="5">
    <w:abstractNumId w:val="41"/>
  </w:num>
  <w:num w:numId="6">
    <w:abstractNumId w:val="49"/>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 w:numId="18">
    <w:abstractNumId w:val="11"/>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3"/>
  </w:num>
  <w:num w:numId="31">
    <w:abstractNumId w:val="24"/>
  </w:num>
  <w:num w:numId="32">
    <w:abstractNumId w:val="25"/>
  </w:num>
  <w:num w:numId="33">
    <w:abstractNumId w:val="26"/>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4"/>
  </w:num>
  <w:num w:numId="42">
    <w:abstractNumId w:val="35"/>
  </w:num>
  <w:num w:numId="43">
    <w:abstractNumId w:val="47"/>
  </w:num>
  <w:num w:numId="44">
    <w:abstractNumId w:val="40"/>
  </w:num>
  <w:num w:numId="45">
    <w:abstractNumId w:val="46"/>
  </w:num>
  <w:num w:numId="46">
    <w:abstractNumId w:val="45"/>
  </w:num>
  <w:num w:numId="47">
    <w:abstractNumId w:val="42"/>
  </w:num>
  <w:num w:numId="48">
    <w:abstractNumId w:val="48"/>
  </w:num>
  <w:num w:numId="49">
    <w:abstractNumId w:val="39"/>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2E"/>
    <w:rsid w:val="0000301D"/>
    <w:rsid w:val="000148E3"/>
    <w:rsid w:val="00024005"/>
    <w:rsid w:val="00035549"/>
    <w:rsid w:val="00052EAC"/>
    <w:rsid w:val="000672D0"/>
    <w:rsid w:val="00084AA7"/>
    <w:rsid w:val="00093E6A"/>
    <w:rsid w:val="000C47E4"/>
    <w:rsid w:val="000C6C50"/>
    <w:rsid w:val="000F04BD"/>
    <w:rsid w:val="000F12B6"/>
    <w:rsid w:val="001321B8"/>
    <w:rsid w:val="00142486"/>
    <w:rsid w:val="00147342"/>
    <w:rsid w:val="00163D29"/>
    <w:rsid w:val="00173408"/>
    <w:rsid w:val="00173479"/>
    <w:rsid w:val="001772BF"/>
    <w:rsid w:val="001A5075"/>
    <w:rsid w:val="001A6025"/>
    <w:rsid w:val="001E100E"/>
    <w:rsid w:val="001E154E"/>
    <w:rsid w:val="001F33E3"/>
    <w:rsid w:val="00222B92"/>
    <w:rsid w:val="002241EB"/>
    <w:rsid w:val="00226388"/>
    <w:rsid w:val="0022735D"/>
    <w:rsid w:val="00230E26"/>
    <w:rsid w:val="002400C3"/>
    <w:rsid w:val="002B26B7"/>
    <w:rsid w:val="002B322E"/>
    <w:rsid w:val="002C01DC"/>
    <w:rsid w:val="002C0EBF"/>
    <w:rsid w:val="002D6E33"/>
    <w:rsid w:val="00306BC8"/>
    <w:rsid w:val="00311A13"/>
    <w:rsid w:val="003B0F55"/>
    <w:rsid w:val="003C2A7F"/>
    <w:rsid w:val="003D77D8"/>
    <w:rsid w:val="003F1030"/>
    <w:rsid w:val="004020AB"/>
    <w:rsid w:val="0043390C"/>
    <w:rsid w:val="00435616"/>
    <w:rsid w:val="004467FC"/>
    <w:rsid w:val="004537F7"/>
    <w:rsid w:val="0046400E"/>
    <w:rsid w:val="00465F97"/>
    <w:rsid w:val="0049352C"/>
    <w:rsid w:val="004B504F"/>
    <w:rsid w:val="00504F0F"/>
    <w:rsid w:val="00507FB2"/>
    <w:rsid w:val="00511711"/>
    <w:rsid w:val="005404A7"/>
    <w:rsid w:val="00546BAD"/>
    <w:rsid w:val="0055342F"/>
    <w:rsid w:val="005567DF"/>
    <w:rsid w:val="005671D3"/>
    <w:rsid w:val="00572F62"/>
    <w:rsid w:val="00577E6D"/>
    <w:rsid w:val="00581E35"/>
    <w:rsid w:val="005B33A0"/>
    <w:rsid w:val="005C0814"/>
    <w:rsid w:val="005C0D53"/>
    <w:rsid w:val="00650330"/>
    <w:rsid w:val="00662334"/>
    <w:rsid w:val="0069692E"/>
    <w:rsid w:val="006A51F3"/>
    <w:rsid w:val="006F4793"/>
    <w:rsid w:val="007319E6"/>
    <w:rsid w:val="00746A3A"/>
    <w:rsid w:val="007629AA"/>
    <w:rsid w:val="007765E4"/>
    <w:rsid w:val="00777CDC"/>
    <w:rsid w:val="007810AA"/>
    <w:rsid w:val="0079260A"/>
    <w:rsid w:val="007A18EB"/>
    <w:rsid w:val="007A5DE5"/>
    <w:rsid w:val="007B0C4F"/>
    <w:rsid w:val="007B2BFE"/>
    <w:rsid w:val="007B2DBA"/>
    <w:rsid w:val="007B3E1A"/>
    <w:rsid w:val="007D7C9C"/>
    <w:rsid w:val="007E77D1"/>
    <w:rsid w:val="00801414"/>
    <w:rsid w:val="00817D31"/>
    <w:rsid w:val="00856458"/>
    <w:rsid w:val="00862BCF"/>
    <w:rsid w:val="00883369"/>
    <w:rsid w:val="008A59CB"/>
    <w:rsid w:val="00915B3D"/>
    <w:rsid w:val="009300F1"/>
    <w:rsid w:val="009359B8"/>
    <w:rsid w:val="009463E5"/>
    <w:rsid w:val="00986CB3"/>
    <w:rsid w:val="009878B9"/>
    <w:rsid w:val="00992859"/>
    <w:rsid w:val="0099478B"/>
    <w:rsid w:val="009C227B"/>
    <w:rsid w:val="009C2B7B"/>
    <w:rsid w:val="009D5647"/>
    <w:rsid w:val="00A03271"/>
    <w:rsid w:val="00A15A06"/>
    <w:rsid w:val="00A5350B"/>
    <w:rsid w:val="00A62B3B"/>
    <w:rsid w:val="00A7581D"/>
    <w:rsid w:val="00A86033"/>
    <w:rsid w:val="00AA099A"/>
    <w:rsid w:val="00AA2924"/>
    <w:rsid w:val="00AA516C"/>
    <w:rsid w:val="00AA5599"/>
    <w:rsid w:val="00AD243D"/>
    <w:rsid w:val="00AE0A08"/>
    <w:rsid w:val="00AF2DF6"/>
    <w:rsid w:val="00B06C69"/>
    <w:rsid w:val="00B1184F"/>
    <w:rsid w:val="00B249A6"/>
    <w:rsid w:val="00B3310C"/>
    <w:rsid w:val="00B341C8"/>
    <w:rsid w:val="00B43EDE"/>
    <w:rsid w:val="00B7651F"/>
    <w:rsid w:val="00B9099B"/>
    <w:rsid w:val="00B95114"/>
    <w:rsid w:val="00BB3D0B"/>
    <w:rsid w:val="00BB582C"/>
    <w:rsid w:val="00BC27CD"/>
    <w:rsid w:val="00BE6A55"/>
    <w:rsid w:val="00C55E90"/>
    <w:rsid w:val="00C70C5B"/>
    <w:rsid w:val="00C72BCE"/>
    <w:rsid w:val="00C83BD1"/>
    <w:rsid w:val="00C92B6D"/>
    <w:rsid w:val="00CC0824"/>
    <w:rsid w:val="00CD0B59"/>
    <w:rsid w:val="00CE1004"/>
    <w:rsid w:val="00CE60E3"/>
    <w:rsid w:val="00D027E7"/>
    <w:rsid w:val="00D04C6B"/>
    <w:rsid w:val="00D1459F"/>
    <w:rsid w:val="00D274BD"/>
    <w:rsid w:val="00D34778"/>
    <w:rsid w:val="00DA595B"/>
    <w:rsid w:val="00DA5BCE"/>
    <w:rsid w:val="00DD24AC"/>
    <w:rsid w:val="00DD27E6"/>
    <w:rsid w:val="00E01582"/>
    <w:rsid w:val="00E04B9C"/>
    <w:rsid w:val="00E10BEB"/>
    <w:rsid w:val="00E12445"/>
    <w:rsid w:val="00E13300"/>
    <w:rsid w:val="00E45FBB"/>
    <w:rsid w:val="00E654CC"/>
    <w:rsid w:val="00E83F9C"/>
    <w:rsid w:val="00EA20C6"/>
    <w:rsid w:val="00EB4653"/>
    <w:rsid w:val="00EC2F03"/>
    <w:rsid w:val="00ED5ADC"/>
    <w:rsid w:val="00EE58D5"/>
    <w:rsid w:val="00F1572A"/>
    <w:rsid w:val="00F26048"/>
    <w:rsid w:val="00F52377"/>
    <w:rsid w:val="00F82096"/>
    <w:rsid w:val="00F82B05"/>
    <w:rsid w:val="00F868C0"/>
    <w:rsid w:val="00F875AA"/>
    <w:rsid w:val="00F940E5"/>
    <w:rsid w:val="00FA578D"/>
    <w:rsid w:val="00FB595B"/>
    <w:rsid w:val="00FC09E3"/>
    <w:rsid w:val="00FC4E2C"/>
    <w:rsid w:val="00FD7C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2826FD1-17B9-4D0F-B115-F40FE9181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3950</Words>
  <Characters>21727</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2</cp:revision>
  <dcterms:created xsi:type="dcterms:W3CDTF">2014-08-27T06:45:00Z</dcterms:created>
  <dcterms:modified xsi:type="dcterms:W3CDTF">2014-08-27T06:45:00Z</dcterms:modified>
</cp:coreProperties>
</file>